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vkulb4h6onv2" w:id="0"/>
    <w:bookmarkEnd w:id="0"/>
    <w:p w:rsidR="00000000" w:rsidDel="00000000" w:rsidP="00000000" w:rsidRDefault="00000000" w:rsidRPr="00000000" w14:paraId="00000001">
      <w:pPr>
        <w:pStyle w:val="Heading1"/>
        <w:rPr/>
      </w:pPr>
      <w:r w:rsidDel="00000000" w:rsidR="00000000" w:rsidRPr="00000000">
        <w:rPr>
          <w:rtl w:val="0"/>
        </w:rPr>
        <w:t xml:space="preserve">PRD — Asistente normativo y de expensas para consorcios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Materia: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IA Agéntica — Maestría en Explotación de Datos y Descubrimiento del Conocimiento (UBA)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Grupo: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Fecha: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10/09/2026. </w:t>
      </w:r>
    </w:p>
    <w:bookmarkStart w:colFirst="0" w:colLast="0" w:name="bookmark=id.xwjuwhq53jc3" w:id="1"/>
    <w:bookmarkEnd w:id="1"/>
    <w:p w:rsidR="00000000" w:rsidDel="00000000" w:rsidP="00000000" w:rsidRDefault="00000000" w:rsidRPr="00000000" w14:paraId="0000000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sz w:val="28"/>
          <w:szCs w:val="28"/>
        </w:rPr>
      </w:pPr>
      <w:r w:rsidDel="00000000" w:rsidR="00000000" w:rsidRPr="00000000">
        <w:rPr>
          <w:rtl w:val="0"/>
        </w:rPr>
        <w:t xml:space="preserve">1. </w:t>
      </w:r>
      <w:r w:rsidDel="00000000" w:rsidR="00000000" w:rsidRPr="00000000">
        <w:rPr>
          <w:sz w:val="28"/>
          <w:szCs w:val="28"/>
          <w:rtl w:val="0"/>
        </w:rPr>
        <w:t xml:space="preserve">Objetivos del equipo y del negocio</w:t>
      </w:r>
    </w:p>
    <w:sdt>
      <w:sdtPr>
        <w:id w:val="785042283"/>
        <w:tag w:val="goog_rdk_3"/>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nuel Moreira" w:id="0" w:date="2026-09-10T14:19:29Z"/>
              <w:rPrChange w:author="Manuel Moreira" w:id="1" w:date="2026-09-10T14:19:29Z">
                <w:rPr>
                  <w:sz w:val="28"/>
                  <w:szCs w:val="28"/>
                </w:rPr>
              </w:rPrChange>
            </w:rPr>
          </w:pPr>
          <w:sdt>
            <w:sdtPr>
              <w:id w:val="-1378226971"/>
              <w:tag w:val="goog_rdk_1"/>
            </w:sdtPr>
            <w:sdtContent>
              <w:ins w:author="Manuel Moreira" w:id="0" w:date="2026-09-10T14:19:29Z"/>
              <w:sdt>
                <w:sdtPr>
                  <w:id w:val="-1084671328"/>
                  <w:tag w:val="goog_rdk_2"/>
                </w:sdtPr>
                <w:sdtContent>
                  <w:ins w:author="Manuel Moreira" w:id="0" w:date="2026-09-10T14:19:29Z">
                    <w:r w:rsidDel="00000000" w:rsidR="00000000" w:rsidRPr="00000000">
                      <w:rPr>
                        <w:rtl w:val="0"/>
                        <w:rPrChange w:author="Manuel Moreira" w:id="1" w:date="2026-09-10T14:19:29Z">
                          <w:rPr>
                            <w:sz w:val="28"/>
                            <w:szCs w:val="28"/>
                          </w:rPr>
                        </w:rPrChange>
                      </w:rPr>
                      <w:t xml:space="preserve">El objetivo es asistir la gestión cotidiana enfocada en consorcios chicos (4 a 15 unidades) que muchas veces se autoadministran porque no pueden costear una administración profesional, resolviendo con IA generativa tres tareas donde el software convencional no alcanza: responder consultas documentales con cita verificada y vigencia actualizada, recuperar precedentes de cómo se resolvieron situaciones similares en el mismo consorcio para asistir —nunca reemplazar— la decisión de quien tiene que resolver, y responder consultas de expensas por unidad.</w:t>
                    </w:r>
                  </w:ins>
                </w:sdtContent>
              </w:sdt>
              <w:ins w:author="Manuel Moreira" w:id="0" w:date="2026-09-10T14:19:29Z"/>
            </w:sdtContent>
          </w:sdt>
        </w:p>
      </w:sdtContent>
    </w:sdt>
    <w:sdt>
      <w:sdtPr>
        <w:id w:val="-1965501461"/>
        <w:tag w:val="goog_rdk_8"/>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PrChange w:author="Manuel Moreira" w:id="1" w:date="2026-09-10T14:19:29Z">
                <w:rPr>
                  <w:rFonts w:ascii="Cambria" w:cs="Cambria" w:eastAsia="Cambria" w:hAnsi="Cambria"/>
                  <w:b w:val="0"/>
                  <w:bCs w:val="0"/>
                  <w:color w:val="000000"/>
                  <w:sz w:val="24"/>
                  <w:szCs w:val="24"/>
                </w:rPr>
              </w:rPrChange>
            </w:rPr>
          </w:pPr>
          <w:sdt>
            <w:sdtPr>
              <w:id w:val="533033627"/>
              <w:tag w:val="goog_rdk_5"/>
            </w:sdtPr>
            <w:sdtContent>
              <w:del w:author="Manuel Moreira" w:id="0" w:date="2026-09-10T14:19:29Z"/>
              <w:sdt>
                <w:sdtPr>
                  <w:id w:val="-1872081850"/>
                  <w:tag w:val="goog_rdk_6"/>
                </w:sdtPr>
                <w:sdtContent>
                  <w:del w:author="Manuel Moreira" w:id="0" w:date="2026-09-10T14:19:29Z">
                    <w:r w:rsidDel="00000000" w:rsidR="00000000" w:rsidRPr="00000000">
                      <w:rPr>
                        <w:rtl w:val="0"/>
                        <w:rPrChange w:author="Manuel Moreira" w:id="1" w:date="2026-09-10T14:19:29Z">
                          <w:rPr>
                            <w:rFonts w:ascii="Cambria" w:cs="Cambria" w:eastAsia="Cambria" w:hAnsi="Cambria"/>
                            <w:b w:val="0"/>
                            <w:bCs w:val="0"/>
                            <w:color w:val="000000"/>
                            <w:sz w:val="24"/>
                            <w:szCs w:val="24"/>
                          </w:rPr>
                        </w:rPrChange>
                      </w:rPr>
                      <w:delText xml:space="preserve">El objetivo es reducir el costo operativo y de tiempo que hoy recae sobre la administración de un consorcio, resolviendo con IA generativa tres tareas concretas donde el software convencional no alcanza: responder consultas documentales con cita verificada, decidir cuándo una consulta debe derivarse a un humano, y responder consultas de expensas por unidad. </w:delText>
                    </w:r>
                  </w:del>
                </w:sdtContent>
              </w:sdt>
              <w:del w:author="Manuel Moreira" w:id="0" w:date="2026-09-10T14:19:29Z"/>
            </w:sdtContent>
          </w:sdt>
          <w:sdt>
            <w:sdtPr>
              <w:id w:val="-1708512858"/>
              <w:tag w:val="goog_rdk_7"/>
            </w:sdtPr>
            <w:sdtContent>
              <w:r w:rsidDel="00000000" w:rsidR="00000000" w:rsidRPr="00000000">
                <w:rPr>
                  <w:rtl w:val="0"/>
                </w:rPr>
              </w:r>
            </w:sdtContent>
          </w:sdt>
        </w:p>
      </w:sdtContent>
    </w:sdt>
    <w:p w:rsidR="00000000" w:rsidDel="00000000" w:rsidP="00000000" w:rsidRDefault="00000000" w:rsidRPr="00000000" w14:paraId="00000006">
      <w:pPr>
        <w:pStyle w:val="Heading2"/>
        <w:rPr/>
      </w:pPr>
      <w:r w:rsidDel="00000000" w:rsidR="00000000" w:rsidRPr="00000000">
        <w:rPr>
          <w:rtl w:val="0"/>
        </w:rPr>
        <w:t xml:space="preserve">2</w:t>
      </w:r>
      <w:bookmarkStart w:colFirst="0" w:colLast="0" w:name="bookmark=id.5f3w80obfp0m" w:id="2"/>
      <w:bookmarkEnd w:id="2"/>
      <w:r w:rsidDel="00000000" w:rsidR="00000000" w:rsidRPr="00000000">
        <w:rPr>
          <w:rtl w:val="0"/>
        </w:rPr>
        <w:t xml:space="preserve">. Problema y usuario</w:t>
      </w:r>
    </w:p>
    <w:sdt>
      <w:sdtPr>
        <w:id w:val="-345504909"/>
        <w:tag w:val="goog_rdk_11"/>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nuel Moreira" w:id="2" w:date="2026-09-10T14:20:19Z"/>
              <w:rPrChange w:author="Manuel Moreira" w:id="3" w:date="2026-09-10T14:20:19Z">
                <w:rPr>
                  <w:rFonts w:ascii="Cambria" w:cs="Cambria" w:eastAsia="Cambria" w:hAnsi="Cambria"/>
                  <w:b w:val="0"/>
                  <w:bCs w:val="0"/>
                  <w:i w:val="0"/>
                  <w:iCs w:val="0"/>
                  <w:smallCaps w:val="0"/>
                  <w:strike w:val="0"/>
                  <w:color w:val="000000"/>
                  <w:sz w:val="24"/>
                  <w:szCs w:val="24"/>
                  <w:u w:val="none"/>
                  <w:shd w:fill="auto" w:val="clear"/>
                  <w:vertAlign w:val="baseline"/>
                </w:rPr>
              </w:rPrChang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 consorcio de propiedad horizontal se gobierna por un corpus normativo específico de cada edificio: el reglamento de copropiedad, las actas de asamblea que lo modifican o lo reinterpretan a lo largo del tiempo, y el marco legal general (CCyC arts. 2037-2072, Ley 941 CABA). </w:t>
          </w:r>
          <w:sdt>
            <w:sdtPr>
              <w:id w:val="917278578"/>
              <w:tag w:val="goog_rdk_9"/>
            </w:sdtPr>
            <w:sdtContent>
              <w:ins w:author="Manuel Moreira" w:id="2" w:date="2026-09-10T14:20:19Z"/>
              <w:sdt>
                <w:sdtPr>
                  <w:id w:val="640198969"/>
                  <w:tag w:val="goog_rdk_10"/>
                </w:sdtPr>
                <w:sdtContent>
                  <w:ins w:author="Manuel Moreira" w:id="2" w:date="2026-09-10T14:20:19Z">
                    <w:r w:rsidDel="00000000" w:rsidR="00000000" w:rsidRPr="00000000">
                      <w:rPr>
                        <w:rtl w:val="0"/>
                        <w:rPrChange w:author="Manuel Moreira" w:id="3" w:date="2026-09-10T14:20:19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Pero gran parte de lo que efectivamente rige la convivencia diaria no está en ningún documento: quedó resuelto alguna vez de manera informal y se sostiene como costumbre no escrita, sostenida por la memoria de una o dos personas.</w:t>
                    </w:r>
                  </w:ins>
                </w:sdtContent>
              </w:sdt>
              <w:ins w:author="Manuel Moreira" w:id="2" w:date="2026-09-10T14:20:19Z"/>
            </w:sdtContent>
          </w:sdt>
        </w:p>
      </w:sdtContent>
    </w:sdt>
    <w:sdt>
      <w:sdtPr>
        <w:id w:val="-1312751031"/>
        <w:tag w:val="goog_rdk_16"/>
      </w:sdtPr>
      <w:sdtContent>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PrChange w:author="Manuel Moreira" w:id="3" w:date="2026-09-10T14:20:19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934069122"/>
              <w:tag w:val="goog_rdk_13"/>
            </w:sdtPr>
            <w:sdtContent>
              <w:del w:author="Manuel Moreira" w:id="2" w:date="2026-09-10T14:20:19Z"/>
              <w:sdt>
                <w:sdtPr>
                  <w:id w:val="283181816"/>
                  <w:tag w:val="goog_rdk_14"/>
                </w:sdtPr>
                <w:sdtContent>
                  <w:del w:author="Manuel Moreira" w:id="2" w:date="2026-09-10T14:20:19Z">
                    <w:r w:rsidDel="00000000" w:rsidR="00000000" w:rsidRPr="00000000">
                      <w:rPr>
                        <w:rtl w:val="0"/>
                        <w:rPrChange w:author="Manuel Moreira" w:id="3" w:date="2026-09-10T14:20:19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Ese corpus es la respuesta a la mayoría de las consultas cotidianas.</w:delText>
                    </w:r>
                  </w:del>
                </w:sdtContent>
              </w:sdt>
              <w:del w:author="Manuel Moreira" w:id="2" w:date="2026-09-10T14:20:19Z"/>
            </w:sdtContent>
          </w:sdt>
          <w:sdt>
            <w:sdtPr>
              <w:id w:val="-746601613"/>
              <w:tag w:val="goog_rdk_15"/>
            </w:sdtPr>
            <w:sdtContent>
              <w:r w:rsidDel="00000000" w:rsidR="00000000" w:rsidRPr="00000000">
                <w:rPr>
                  <w:rtl w:val="0"/>
                </w:rPr>
              </w:r>
            </w:sdtContent>
          </w:sdt>
        </w:p>
      </w:sdtContent>
    </w:sd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Roles:</w:t>
      </w:r>
      <w:r w:rsidDel="00000000" w:rsidR="00000000" w:rsidRPr="00000000">
        <w:rPr>
          <w:rtl w:val="0"/>
        </w:rPr>
      </w:r>
    </w:p>
    <w:sdt>
      <w:sdtPr>
        <w:id w:val="1817201497"/>
        <w:tag w:val="goog_rdk_19"/>
      </w:sdtPr>
      <w:sdtContent>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ins w:author="Manuel Moreira" w:id="4" w:date="2026-09-10T14:25:01Z"/>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Propietarios e inquilinos.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Consultan cosas como si pueden cerrar un balcón, quién paga una filtración que viene de la unidad de arriba, si pueden tener perro, qué se necesita para usar el SUM, o por qué les aumentó la expensa este mes. </w:t>
          </w:r>
          <w:sdt>
            <w:sdtPr>
              <w:id w:val="608481131"/>
              <w:tag w:val="goog_rdk_17"/>
            </w:sdtPr>
            <w:sdtContent>
              <w:ins w:author="Manuel Moreira" w:id="4" w:date="2026-09-10T14:25:01Z"/>
              <w:sdt>
                <w:sdtPr>
                  <w:id w:val="373621169"/>
                  <w:tag w:val="goog_rdk_18"/>
                </w:sdtPr>
                <w:sdtContent>
                  <w:ins w:author="Manuel Moreira" w:id="4" w:date="2026-09-10T14:25:01Z">
                    <w:r w:rsidDel="00000000" w:rsidR="00000000" w:rsidRPr="00000000">
                      <w:rPr>
                        <w:rtl w:val="0"/>
                        <w:rPrChange w:author="Manuel Moreira" w:id="5" w:date="2026-09-10T14:25:01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Hoy la vía es preguntarle a un vecino, al encargado (si hay)  esperar a la próxima reunión informal, o directamente no preguntar.</w:t>
                    </w:r>
                  </w:ins>
                </w:sdtContent>
              </w:sdt>
              <w:ins w:author="Manuel Moreira" w:id="4" w:date="2026-09-10T14:25:01Z"/>
            </w:sdtContent>
          </w:sdt>
        </w:p>
      </w:sdtContent>
    </w:sdt>
    <w:sdt>
      <w:sdtPr>
        <w:id w:val="2101225215"/>
        <w:tag w:val="goog_rdk_24"/>
      </w:sdtPr>
      <w:sdtContent>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u w:val="none"/>
              <w:rPrChange w:author="Manuel Moreira" w:id="5" w:date="2026-09-10T14:25:01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Manuel Moreira" w:id="0" w:date="2026-09-10T14:25:01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pPr>
            </w:pPrChange>
          </w:pPr>
          <w:sdt>
            <w:sdtPr>
              <w:id w:val="1617205762"/>
              <w:tag w:val="goog_rdk_21"/>
            </w:sdtPr>
            <w:sdtContent>
              <w:del w:author="Manuel Moreira" w:id="4" w:date="2026-09-10T14:25:01Z"/>
              <w:sdt>
                <w:sdtPr>
                  <w:id w:val="-1073862107"/>
                  <w:tag w:val="goog_rdk_22"/>
                </w:sdtPr>
                <w:sdtContent>
                  <w:del w:author="Manuel Moreira" w:id="4" w:date="2026-09-10T14:25:01Z">
                    <w:r w:rsidDel="00000000" w:rsidR="00000000" w:rsidRPr="00000000">
                      <w:rPr>
                        <w:rtl w:val="0"/>
                        <w:rPrChange w:author="Manuel Moreira" w:id="5" w:date="2026-09-10T14:25:01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Hoy la vía es preguntarle al encargado (con las demoras y errores típicas) o mandar un mail a la administración y esperar días.</w:delText>
                    </w:r>
                  </w:del>
                </w:sdtContent>
              </w:sdt>
              <w:del w:author="Manuel Moreira" w:id="4" w:date="2026-09-10T14:25:01Z"/>
            </w:sdtContent>
          </w:sdt>
          <w:sdt>
            <w:sdtPr>
              <w:id w:val="-180546575"/>
              <w:tag w:val="goog_rdk_23"/>
            </w:sdtPr>
            <w:sdtContent>
              <w:r w:rsidDel="00000000" w:rsidR="00000000" w:rsidRPr="00000000">
                <w:rPr>
                  <w:rtl w:val="0"/>
                </w:rPr>
              </w:r>
            </w:sdtContent>
          </w:sdt>
        </w:p>
      </w:sdtContent>
    </w:sdt>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sdt>
        <w:sdtPr>
          <w:id w:val="-1579255381"/>
          <w:tag w:val="goog_rdk_26"/>
        </w:sdtPr>
        <w:sdtContent>
          <w:ins w:author="Manuel Moreira" w:id="6" w:date="2026-09-10T14:23:13Z"/>
          <w:sdt>
            <w:sdtPr>
              <w:id w:val="1233340012"/>
              <w:tag w:val="goog_rdk_27"/>
            </w:sdtPr>
            <w:sdtContent>
              <w:ins w:author="Manuel Moreira" w:id="6" w:date="2026-09-10T14:23:13Z">
                <w:r w:rsidDel="00000000" w:rsidR="00000000" w:rsidRPr="00000000">
                  <w:rPr>
                    <w:b w:val="1"/>
                    <w:bCs w:val="1"/>
                    <w:rtl w:val="0"/>
                    <w:rPrChange w:author="Manuel Moreira" w:id="7" w:date="2026-09-10T14:23:1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Administrador, Vecino designado o integrante del consejo de propietarios: </w:t>
                </w:r>
              </w:ins>
            </w:sdtContent>
          </w:sdt>
          <w:ins w:author="Manuel Moreira" w:id="6" w:date="2026-09-10T14:23:13Z">
            <w:sdt>
              <w:sdtPr>
                <w:id w:val="-299257395"/>
                <w:tag w:val="goog_rdk_28"/>
              </w:sdtPr>
              <w:sdtContent>
                <w:r w:rsidDel="00000000" w:rsidR="00000000" w:rsidRPr="00000000">
                  <w:rPr>
                    <w:rtl w:val="0"/>
                    <w:rPrChange w:author="Manuel Moreira" w:id="7" w:date="2026-09-10T14:23:1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No siempre tiene formación específica en administración ni acceso a memoria institucional acumulada. Muchas veces resuelve buscando en un grupo de WhatsApp viejo, revisando mails sueltos, o preguntando a quien lleva más tiempo viviendo en el edificio — y esa memoria se pierde cuando esa persona se muda o deja de ocuparse</w:t>
                </w:r>
              </w:sdtContent>
            </w:sdt>
            <w:sdt>
              <w:sdtPr>
                <w:id w:val="-1560440202"/>
                <w:tag w:val="goog_rdk_29"/>
              </w:sdtPr>
              <w:sdtContent>
                <w:r w:rsidDel="00000000" w:rsidR="00000000" w:rsidRPr="00000000">
                  <w:rPr>
                    <w:b w:val="1"/>
                    <w:bCs w:val="1"/>
                    <w:rtl w:val="0"/>
                    <w:rPrChange w:author="Manuel Moreira" w:id="7" w:date="2026-09-10T14:23:1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t>
                </w:r>
              </w:sdtContent>
            </w:sdt>
          </w:ins>
        </w:sdtContent>
      </w:sdt>
      <w:sdt>
        <w:sdtPr>
          <w:id w:val="-228567081"/>
          <w:tag w:val="goog_rdk_30"/>
        </w:sdtPr>
        <w:sdtContent>
          <w:del w:author="Manuel Moreira" w:id="6" w:date="2026-09-10T14:23:13Z"/>
          <w:sdt>
            <w:sdtPr>
              <w:id w:val="1244407805"/>
              <w:tag w:val="goog_rdk_31"/>
            </w:sdtPr>
            <w:sdtContent>
              <w:del w:author="Manuel Moreira" w:id="6" w:date="2026-09-10T14:23:13Z">
                <w:r w:rsidDel="00000000" w:rsidR="00000000" w:rsidRPr="00000000">
                  <w:rPr>
                    <w:b w:val="1"/>
                    <w:bCs w:val="1"/>
                    <w:rtl w:val="0"/>
                    <w:rPrChange w:author="Manuel Moreira" w:id="7" w:date="2026-09-10T14:23:13Z">
                      <w:rPr>
                        <w:b w:val="1"/>
                        <w:bCs w:val="1"/>
                      </w:rPr>
                    </w:rPrChange>
                  </w:rPr>
                  <w:delText xml:space="preserve">Administrador</w:delText>
                </w:r>
              </w:del>
            </w:sdtContent>
          </w:sdt>
          <w:del w:author="Manuel Moreira" w:id="6" w:date="2026-09-10T14:23:13Z">
            <w:sdt>
              <w:sdtPr>
                <w:id w:val="-91922116"/>
                <w:tag w:val="goog_rdk_32"/>
              </w:sdtPr>
              <w:sdtContent>
                <w:r w:rsidDel="00000000" w:rsidR="00000000" w:rsidRPr="00000000">
                  <w:rPr>
                    <w:b w:val="1"/>
                    <w:bCs w:val="1"/>
                    <w:rtl w:val="0"/>
                    <w:rPrChange w:author="Manuel Moreira" w:id="7" w:date="2026-09-10T14:23:13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w:delText>
                </w:r>
              </w:sdtContent>
            </w:sdt>
            <w:sdt>
              <w:sdtPr>
                <w:id w:val="-1205010024"/>
                <w:tag w:val="goog_rdk_33"/>
              </w:sdtPr>
              <w:sdtContent>
                <w:r w:rsidDel="00000000" w:rsidR="00000000" w:rsidRPr="00000000">
                  <w:rPr>
                    <w:b w:val="1"/>
                    <w:bCs w:val="1"/>
                    <w:rtl w:val="0"/>
                    <w:rPrChange w:author="Manuel Moreira" w:id="7" w:date="2026-09-10T14:23:13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 Administra decenas de edificios, cada uno con reglamento distinto. Sus empleados responden las mismas consultas todos los días sin poder tener presente qué dice cada reglamento particular. Cada consulta que el sistema resuelve bien es tiempo que no consume; cada consulta que escala llega con el contexto ya armado.</w:delText>
                </w:r>
              </w:sdtContent>
            </w:sdt>
          </w:del>
        </w:sdtContent>
      </w:sdt>
      <w:r w:rsidDel="00000000" w:rsidR="00000000" w:rsidRPr="00000000">
        <w:rPr>
          <w:rtl w:val="0"/>
        </w:rPr>
      </w:r>
    </w:p>
    <w:sdt>
      <w:sdtPr>
        <w:id w:val="1509807348"/>
        <w:tag w:val="goog_rdk_38"/>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nuel Moreira" w:id="8" w:date="2026-09-10T14:26:06Z"/>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Proceso actual (baseline operativo):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sdt>
            <w:sdtPr>
              <w:id w:val="-112510966"/>
              <w:tag w:val="goog_rdk_34"/>
            </w:sdtPr>
            <w:sdtContent>
              <w:ins w:author="Manuel Moreira" w:id="8" w:date="2026-09-10T14:26:0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w:t>
                </w:r>
              </w:ins>
              <w:sdt>
                <w:sdtPr>
                  <w:id w:val="69405621"/>
                  <w:tag w:val="goog_rdk_35"/>
                </w:sdtPr>
                <w:sdtContent>
                  <w:ins w:author="Manuel Moreira" w:id="8" w:date="2026-09-10T14:26:06Z">
                    <w:r w:rsidDel="00000000" w:rsidR="00000000" w:rsidRPr="00000000">
                      <w:rPr>
                        <w:rtl w:val="0"/>
                        <w:rPrChange w:author="Manuel Moreira" w:id="9" w:date="2026-09-10T14:26:0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úsqueda manual en </w:t>
                    </w:r>
                  </w:ins>
                </w:sdtContent>
              </w:sdt>
              <w:ins w:author="Manuel Moreira" w:id="8" w:date="2026-09-10T14:26:06Z">
                <w:sdt>
                  <w:sdtPr>
                    <w:id w:val="823208604"/>
                    <w:tag w:val="goog_rdk_36"/>
                  </w:sdtPr>
                  <w:sdtContent>
                    <w:r w:rsidDel="00000000" w:rsidR="00000000" w:rsidRPr="00000000">
                      <w:rPr>
                        <w:rtl w:val="0"/>
                        <w:rPrChange w:author="Manuel Moreira" w:id="9" w:date="2026-09-10T14:26:0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documentos</w:t>
                    </w:r>
                  </w:sdtContent>
                </w:sdt>
                <w:sdt>
                  <w:sdtPr>
                    <w:id w:val="-119009724"/>
                    <w:tag w:val="goog_rdk_37"/>
                  </w:sdtPr>
                  <w:sdtContent>
                    <w:r w:rsidDel="00000000" w:rsidR="00000000" w:rsidRPr="00000000">
                      <w:rPr>
                        <w:rtl w:val="0"/>
                        <w:rPrChange w:author="Manuel Moreira" w:id="9" w:date="2026-09-10T14:26:0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en papel o escaneados, </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resolución informal dependiente de la memoria de una o dos personas del consorcio, sin registro sistemático, sin trazabilidad de cómo se resolvió algo similar antes, y con alto riesgo de perder ese conocimiento por completo cuando esa persona deja de estar disponible.</w:t>
                </w:r>
              </w:ins>
            </w:sdtContent>
          </w:sdt>
        </w:p>
      </w:sdtContent>
    </w:sd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sdt>
        <w:sdtPr>
          <w:id w:val="-1313930762"/>
          <w:tag w:val="goog_rdk_40"/>
        </w:sdtPr>
        <w:sdtContent>
          <w:del w:author="Manuel Moreira" w:id="8" w:date="2026-09-10T14:26:0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consulta por mail o WhatsApp → un empleado busca a mano en un PDF escaneado → responde, o responde de memoria sin verificar. Tiempo de respuesta de horas a días, sin trazabilidad de en qué se basó la respuesta.</w:delText>
            </w:r>
          </w:del>
        </w:sdtContent>
      </w:sdt>
      <w:r w:rsidDel="00000000" w:rsidR="00000000" w:rsidRPr="00000000">
        <w:rPr>
          <w:rtl w:val="0"/>
        </w:rPr>
      </w:r>
    </w:p>
    <w:sdt>
      <w:sdtPr>
        <w:id w:val="1224291640"/>
        <w:tag w:val="goog_rdk_45"/>
      </w:sdtPr>
      <w:sdtContent>
        <w:p w:rsidR="00000000" w:rsidDel="00000000" w:rsidP="00000000" w:rsidRDefault="00000000" w:rsidRPr="00000000" w14:paraId="0000000F">
          <w:pPr>
            <w:pStyle w:val="Heading2"/>
            <w:rPr>
              <w:ins w:author="Manuel Moreira" w:id="10" w:date="2026-09-10T14:27:22Z"/>
              <w:rPrChange w:author="Manuel Moreira" w:id="11" w:date="2026-09-10T14:27:22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865908350"/>
              <w:tag w:val="goog_rdk_42"/>
            </w:sdtPr>
            <w:sdtContent>
              <w:ins w:author="Manuel Moreira" w:id="10" w:date="2026-09-10T14:27:22Z"/>
              <w:sdt>
                <w:sdtPr>
                  <w:id w:val="694002047"/>
                  <w:tag w:val="goog_rdk_43"/>
                </w:sdtPr>
                <w:sdtContent>
                  <w:ins w:author="Manuel Moreira" w:id="10" w:date="2026-09-10T14:27:22Z">
                    <w:r w:rsidDel="00000000" w:rsidR="00000000" w:rsidRPr="00000000">
                      <w:rPr>
                        <w:rtl w:val="0"/>
                        <w:rPrChange w:author="Manuel Moreira" w:id="11" w:date="2026-09-10T14:27:2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3</w:t>
                    </w:r>
                  </w:ins>
                </w:sdtContent>
              </w:sdt>
              <w:ins w:author="Manuel Moreira" w:id="10" w:date="2026-09-10T14:27:22Z">
                <w:bookmarkStart w:colFirst="0" w:colLast="0" w:name="_heading=h.6ti5xbd9mfsp" w:id="3"/>
                <w:bookmarkEnd w:id="3"/>
                <w:sdt>
                  <w:sdtPr>
                    <w:id w:val="-1791885334"/>
                    <w:tag w:val="goog_rdk_44"/>
                  </w:sdtPr>
                  <w:sdtContent>
                    <w:r w:rsidDel="00000000" w:rsidR="00000000" w:rsidRPr="00000000">
                      <w:rPr>
                        <w:rtl w:val="0"/>
                        <w:rPrChange w:author="Manuel Moreira" w:id="11" w:date="2026-09-10T14:27:2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Panorama competitivo</w:t>
                    </w:r>
                  </w:sdtContent>
                </w:sdt>
              </w:ins>
            </w:sdtContent>
          </w:sdt>
        </w:p>
      </w:sdtContent>
    </w:sdt>
    <w:sdt>
      <w:sdtPr>
        <w:id w:val="990140970"/>
        <w:tag w:val="goog_rdk_48"/>
      </w:sdtPr>
      <w:sdtContent>
        <w:p w:rsidR="00000000" w:rsidDel="00000000" w:rsidP="00000000" w:rsidRDefault="00000000" w:rsidRPr="00000000" w14:paraId="00000010">
          <w:pPr>
            <w:rPr>
              <w:ins w:author="Manuel Moreira" w:id="10" w:date="2026-09-10T14:27:22Z"/>
              <w:rPrChange w:author="Manuel Moreira" w:id="11" w:date="2026-09-10T14:27:22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967428137"/>
              <w:tag w:val="goog_rdk_46"/>
            </w:sdtPr>
            <w:sdtContent>
              <w:ins w:author="Manuel Moreira" w:id="10" w:date="2026-09-10T14:27:22Z"/>
              <w:sdt>
                <w:sdtPr>
                  <w:id w:val="1190055869"/>
                  <w:tag w:val="goog_rdk_47"/>
                </w:sdtPr>
                <w:sdtContent>
                  <w:ins w:author="Manuel Moreira" w:id="10" w:date="2026-09-10T14:27:22Z">
                    <w:r w:rsidDel="00000000" w:rsidR="00000000" w:rsidRPr="00000000">
                      <w:rPr>
                        <w:rtl w:val="0"/>
                      </w:rPr>
                    </w:r>
                  </w:ins>
                </w:sdtContent>
              </w:sdt>
              <w:ins w:author="Manuel Moreira" w:id="10" w:date="2026-09-10T14:27:22Z"/>
            </w:sdtContent>
          </w:sdt>
        </w:p>
      </w:sdtContent>
    </w:sdt>
    <w:sdt>
      <w:sdtPr>
        <w:id w:val="-1809566265"/>
        <w:tag w:val="goog_rdk_52"/>
      </w:sdtPr>
      <w:sdtContent>
        <w:p w:rsidR="00000000" w:rsidDel="00000000" w:rsidP="00000000" w:rsidRDefault="00000000" w:rsidRPr="00000000" w14:paraId="00000011">
          <w:pPr>
            <w:rPr>
              <w:rPrChange w:author="Manuel Moreira" w:id="11" w:date="2026-09-10T14:27:22Z">
                <w:rPr/>
              </w:rPrChange>
            </w:rPr>
            <w:pPrChange w:author="Manuel Moreira" w:id="0" w:date="2026-09-10T14:27:22Z">
              <w:pPr/>
            </w:pPrChange>
          </w:pPr>
          <w:sdt>
            <w:sdtPr>
              <w:id w:val="794139074"/>
              <w:tag w:val="goog_rdk_49"/>
            </w:sdtPr>
            <w:sdtContent>
              <w:ins w:author="Manuel Moreira" w:id="10" w:date="2026-09-10T14:27:22Z"/>
              <w:sdt>
                <w:sdtPr>
                  <w:id w:val="-20088799"/>
                  <w:tag w:val="goog_rdk_50"/>
                </w:sdtPr>
                <w:sdtContent>
                  <w:ins w:author="Manuel Moreira" w:id="10" w:date="2026-09-10T14:27:22Z">
                    <w:r w:rsidDel="00000000" w:rsidR="00000000" w:rsidRPr="00000000">
                      <w:rPr>
                        <w:rtl w:val="0"/>
                        <w:rPrChange w:author="Manuel Moreira" w:id="11" w:date="2026-09-10T14:27:2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Los jugadores existentes (p. ej. ConsorcioAbierto) venden un ERP de gestión administrativa y financiera —cobros, pagos, conciliación bancaria, liquidación de sueldos— a administraciones profesionales que gestionan una cartera de edificios grandes. El cliente es la administradora, no el edificio. Los consorcios chicos autoadministrados o administrados por empresas chicas no tienen siempre un intermediario profesional al que venderle, y muchas veces estructuralmente fuera de ese mercado: no es un segmento marginal desatendido por descuido, es un segmento sin el actor que estos productos necesitan para funcionar. Nuestro sistema no compite en la capa transaccional (cobros/pagos/conciliación bancaria, que requiere rieles bancarios e integraciones fuera de alcance de este proyecto); se posiciona en la capa de conocimiento normativo e institucional, que hoy no resuelve nadie en este segmento.</w:t>
                    </w:r>
                  </w:ins>
                </w:sdtContent>
              </w:sdt>
              <w:ins w:author="Manuel Moreira" w:id="10" w:date="2026-09-10T14:27:22Z"/>
            </w:sdtContent>
          </w:sdt>
          <w:sdt>
            <w:sdtPr>
              <w:id w:val="-903287475"/>
              <w:tag w:val="goog_rdk_51"/>
            </w:sdtPr>
            <w:sdtContent>
              <w:r w:rsidDel="00000000" w:rsidR="00000000" w:rsidRPr="00000000">
                <w:rPr>
                  <w:rtl w:val="0"/>
                </w:rPr>
              </w:r>
            </w:sdtContent>
          </w:sdt>
        </w:p>
      </w:sdtContent>
    </w:sdt>
    <w:p w:rsidR="00000000" w:rsidDel="00000000" w:rsidP="00000000" w:rsidRDefault="00000000" w:rsidRPr="00000000" w14:paraId="00000012">
      <w:pPr>
        <w:pStyle w:val="Heading2"/>
        <w:rPr/>
      </w:pPr>
      <w:sdt>
        <w:sdtPr>
          <w:id w:val="-1195005673"/>
          <w:tag w:val="goog_rdk_54"/>
        </w:sdtPr>
        <w:sdtContent>
          <w:ins w:author="Manuel Moreira" w:id="12" w:date="2026-09-10T14:27:35Z">
            <w:r w:rsidDel="00000000" w:rsidR="00000000" w:rsidRPr="00000000">
              <w:rPr>
                <w:rtl w:val="0"/>
              </w:rPr>
              <w:t xml:space="preserve">4</w:t>
            </w:r>
          </w:ins>
        </w:sdtContent>
      </w:sdt>
      <w:sdt>
        <w:sdtPr>
          <w:id w:val="-1476916573"/>
          <w:tag w:val="goog_rdk_55"/>
        </w:sdtPr>
        <w:sdtContent>
          <w:del w:author="Manuel Moreira" w:id="12" w:date="2026-09-10T14:27:35Z">
            <w:r w:rsidDel="00000000" w:rsidR="00000000" w:rsidRPr="00000000">
              <w:rPr>
                <w:rtl w:val="0"/>
              </w:rPr>
              <w:delText xml:space="preserve">3</w:delText>
            </w:r>
          </w:del>
        </w:sdtContent>
      </w:sdt>
      <w:bookmarkStart w:colFirst="0" w:colLast="0" w:name="bookmark=id.le9yxclgagod" w:id="4"/>
      <w:bookmarkEnd w:id="4"/>
      <w:r w:rsidDel="00000000" w:rsidR="00000000" w:rsidRPr="00000000">
        <w:rPr>
          <w:rtl w:val="0"/>
        </w:rPr>
        <w:t xml:space="preserve">. Por qué el problema necesita un modelo de lenguaje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Relación entre documentos.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 documentos no se referencian entre sí de forma explícita. Se necesita de un modelo que interprete los textos de diferentes documentos para determinar que hablan de lo mismo, por ej para cuestiones legales (actas, reglamentos) que van cambiando con el tiempo dejando sin efecto medidas/apartados viejos.</w:t>
      </w:r>
    </w:p>
    <w:sdt>
      <w:sdtPr>
        <w:id w:val="-86575348"/>
        <w:tag w:val="goog_rdk_57"/>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nuel Moreira" w:id="13" w:date="2026-09-10T14:31:23Z"/>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 Distancia entre la pregunta y el texto.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vecino pregunta “¿puedo poner una parrilla en el balcón?” y el reglamento habla de “modificaciones en partes comunes de uso exclusivo” y “artefactos de combustión”. No hay solapamiento léxico. Recuperación densa + generación con cita es el enfoque adecuado.</w:t>
          </w:r>
          <w:sdt>
            <w:sdtPr>
              <w:id w:val="651465302"/>
              <w:tag w:val="goog_rdk_56"/>
            </w:sdtPr>
            <w:sdtContent>
              <w:ins w:author="Manuel Moreira" w:id="13" w:date="2026-09-10T14:31:23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ins>
            </w:sdtContent>
          </w:sdt>
        </w:p>
      </w:sdtContent>
    </w:sdt>
    <w:sdt>
      <w:sdtPr>
        <w:id w:val="2061362365"/>
        <w:tag w:val="goog_rdk_61"/>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PrChange w:author="Manuel Moreira" w:id="14" w:date="2026-09-10T14:31:23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385523907"/>
              <w:tag w:val="goog_rdk_58"/>
            </w:sdtPr>
            <w:sdtContent>
              <w:ins w:author="Manuel Moreira" w:id="13" w:date="2026-09-10T14:31:23Z"/>
              <w:sdt>
                <w:sdtPr>
                  <w:id w:val="2006902804"/>
                  <w:tag w:val="goog_rdk_59"/>
                </w:sdtPr>
                <w:sdtContent>
                  <w:ins w:author="Manuel Moreira" w:id="13" w:date="2026-09-10T14:31:23Z">
                    <w:r w:rsidDel="00000000" w:rsidR="00000000" w:rsidRPr="00000000">
                      <w:rPr>
                        <w:rtl w:val="0"/>
                        <w:rPrChange w:author="Manuel Moreira" w:id="14" w:date="2026-09-10T14:31:2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 Precedentes sin registro formal. Gran parte de lo que efectivamente rige la convivencia no está en ningún documento: se resolvió una vez, de manera informal, y quedó como costumbre. Un motor de reglas no tiene nada para indexar ahí; hace falta un sistema que reconozca similitud semántica entre un caso nuevo y uno viejo, aunque estén descriptos con palabras completamente distintas.</w:t>
                    </w:r>
                  </w:ins>
                </w:sdtContent>
              </w:sdt>
              <w:ins w:author="Manuel Moreira" w:id="13" w:date="2026-09-10T14:31:23Z"/>
            </w:sdtContent>
          </w:sdt>
          <w:sdt>
            <w:sdtPr>
              <w:id w:val="-1781304565"/>
              <w:tag w:val="goog_rdk_60"/>
            </w:sdtPr>
            <w:sdtContent>
              <w:r w:rsidDel="00000000" w:rsidR="00000000" w:rsidRPr="00000000">
                <w:rPr>
                  <w:rtl w:val="0"/>
                </w:rPr>
              </w:r>
            </w:sdtContent>
          </w:sdt>
        </w:p>
      </w:sdtContent>
    </w:sdt>
    <w:sdt>
      <w:sdtPr>
        <w:id w:val="-495792251"/>
        <w:tag w:val="goog_rdk_67"/>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PrChange w:author="Manuel Moreira" w:id="18" w:date="2026-09-10T14:32:43Z">
                <w:rPr>
                  <w:rFonts w:ascii="Cambria" w:cs="Cambria" w:eastAsia="Cambria" w:hAnsi="Cambria"/>
                  <w:b w:val="0"/>
                  <w:bCs w:val="0"/>
                  <w:i w:val="0"/>
                  <w:iCs w:val="0"/>
                  <w:smallCaps w:val="0"/>
                  <w:strike w:val="0"/>
                  <w:color w:val="000000"/>
                  <w:sz w:val="24"/>
                  <w:szCs w:val="24"/>
                  <w:u w:val="none"/>
                  <w:shd w:fill="auto" w:val="clear"/>
                  <w:vertAlign w:val="baseline"/>
                </w:rPr>
              </w:rPrChang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Dónde NO usamos LLM: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 montos de expensas no los genera el modelo sino que los trae una consulta estructurada y se verifican programáticamente antes de responder (ver </w:t>
          </w:r>
          <w:sdt>
            <w:sdtPr>
              <w:id w:val="-1760037644"/>
              <w:tag w:val="goog_rdk_62"/>
            </w:sdtPr>
            <w:sdtContent>
              <w:ins w:author="Manuel Moreira" w:id="15" w:date="2026-09-10T14:32:40Z"/>
              <w:sdt>
                <w:sdtPr>
                  <w:id w:val="489001545"/>
                  <w:tag w:val="goog_rdk_63"/>
                </w:sdtPr>
                <w:sdtContent>
                  <w:ins w:author="Manuel Moreira" w:id="15" w:date="2026-09-10T14:32:40Z">
                    <w:r w:rsidDel="00000000" w:rsidR="00000000" w:rsidRPr="00000000">
                      <w:rPr>
                        <w:rtl w:val="0"/>
                        <w:rPrChange w:author="Manuel Moreira" w:id="16" w:date="2026-09-10T14:32:4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4</w:t>
                    </w:r>
                  </w:ins>
                </w:sdtContent>
              </w:sdt>
              <w:ins w:author="Manuel Moreira" w:id="15" w:date="2026-09-10T14:32:40Z"/>
            </w:sdtContent>
          </w:sdt>
          <w:sdt>
            <w:sdtPr>
              <w:id w:val="-664882759"/>
              <w:tag w:val="goog_rdk_64"/>
            </w:sdtPr>
            <w:sdtContent>
              <w:del w:author="Manuel Moreira" w:id="15" w:date="2026-09-10T14:32:40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3</w:delText>
                </w:r>
              </w:del>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sdt>
            <w:sdtPr>
              <w:id w:val="-720388904"/>
              <w:tag w:val="goog_rdk_65"/>
            </w:sdtPr>
            <w:sdtContent>
              <w:ins w:author="Manuel Moreira" w:id="17" w:date="2026-09-10T14:32:43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Tampoco decide conflictos: los precedentes se presentan siempre como insumo informativo, nunca como resolución automática con autoridad propia (ver 7).</w:t>
                </w:r>
              </w:ins>
            </w:sdtContent>
          </w:sdt>
          <w:sdt>
            <w:sdtPr>
              <w:id w:val="-1715811824"/>
              <w:tag w:val="goog_rdk_66"/>
            </w:sdtPr>
            <w:sdtContent>
              <w:r w:rsidDel="00000000" w:rsidR="00000000" w:rsidRPr="00000000">
                <w:rPr>
                  <w:rtl w:val="0"/>
                </w:rPr>
              </w:r>
            </w:sdtContent>
          </w:sdt>
        </w:p>
      </w:sdtContent>
    </w:sdt>
    <w:bookmarkStart w:colFirst="0" w:colLast="0" w:name="bookmark=id.69ep2jc1nluv" w:id="5"/>
    <w:bookmarkEnd w:id="5"/>
    <w:bookmarkStart w:colFirst="0" w:colLast="0" w:name="bookmark=id.hay057vlpb3i" w:id="6"/>
    <w:bookmarkEnd w:id="6"/>
    <w:p w:rsidR="00000000" w:rsidDel="00000000" w:rsidP="00000000" w:rsidRDefault="00000000" w:rsidRPr="00000000" w14:paraId="00000017">
      <w:pP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2"/>
        <w:spacing w:after="200" w:lineRule="auto"/>
        <w:rPr/>
      </w:pPr>
      <w:bookmarkStart w:colFirst="0" w:colLast="0" w:name="_heading=h.1rrev7hmych0" w:id="8"/>
      <w:bookmarkEnd w:id="8"/>
      <w:sdt>
        <w:sdtPr>
          <w:id w:val="321339174"/>
          <w:tag w:val="goog_rdk_69"/>
        </w:sdtPr>
        <w:sdtContent>
          <w:ins w:author="Manuel Moreira" w:id="19" w:date="2026-09-10T14:27:43Z"/>
          <w:sdt>
            <w:sdtPr>
              <w:id w:val="-700989684"/>
              <w:tag w:val="goog_rdk_70"/>
            </w:sdtPr>
            <w:sdtContent>
              <w:ins w:author="Manuel Moreira" w:id="19" w:date="2026-09-10T14:27:43Z">
                <w:r w:rsidDel="00000000" w:rsidR="00000000" w:rsidRPr="00000000">
                  <w:rPr>
                    <w:rtl w:val="0"/>
                    <w:rPrChange w:author="Manuel Moreira" w:id="20" w:date="2026-09-10T14:27:4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5</w:t>
                </w:r>
              </w:ins>
            </w:sdtContent>
          </w:sdt>
          <w:ins w:author="Manuel Moreira" w:id="19" w:date="2026-09-10T14:27:43Z"/>
        </w:sdtContent>
      </w:sdt>
      <w:sdt>
        <w:sdtPr>
          <w:id w:val="573937087"/>
          <w:tag w:val="goog_rdk_71"/>
        </w:sdtPr>
        <w:sdtContent>
          <w:del w:author="Manuel Moreira" w:id="19" w:date="2026-09-10T14:27:43Z">
            <w:r w:rsidDel="00000000" w:rsidR="00000000" w:rsidRPr="00000000">
              <w:rPr>
                <w:rtl w:val="0"/>
              </w:rPr>
              <w:delText xml:space="preserve">4</w:delText>
            </w:r>
          </w:del>
        </w:sdtContent>
      </w:sdt>
      <w:bookmarkStart w:colFirst="0" w:colLast="0" w:name="bookmark=id.ly8cezduzy3u" w:id="7"/>
      <w:bookmarkEnd w:id="7"/>
      <w:r w:rsidDel="00000000" w:rsidR="00000000" w:rsidRPr="00000000">
        <w:rPr>
          <w:rtl w:val="0"/>
        </w:rPr>
        <w:t xml:space="preserve">. Funcionalidades </w:t>
      </w:r>
    </w:p>
    <w:p w:rsidR="00000000" w:rsidDel="00000000" w:rsidP="00000000" w:rsidRDefault="00000000" w:rsidRPr="00000000" w14:paraId="00000019">
      <w:pPr>
        <w:pStyle w:val="Heading2"/>
        <w:keepNext w:val="0"/>
        <w:keepLines w:val="0"/>
        <w:numPr>
          <w:ilvl w:val="0"/>
          <w:numId w:val="6"/>
        </w:numPr>
        <w:spacing w:after="80" w:before="160" w:line="360" w:lineRule="auto"/>
        <w:ind w:left="720" w:hanging="360"/>
        <w:rPr>
          <w:rFonts w:ascii="Cambria" w:cs="Cambria" w:eastAsia="Cambria" w:hAnsi="Cambria"/>
          <w:color w:val="000000"/>
          <w:sz w:val="24"/>
          <w:szCs w:val="24"/>
          <w:u w:val="none"/>
        </w:rPr>
      </w:pPr>
      <w:bookmarkStart w:colFirst="0" w:colLast="0" w:name="_heading=h.fbkzaoq3v9oo" w:id="9"/>
      <w:bookmarkEnd w:id="9"/>
      <w:r w:rsidDel="00000000" w:rsidR="00000000" w:rsidRPr="00000000">
        <w:rPr>
          <w:rFonts w:ascii="Cambria" w:cs="Cambria" w:eastAsia="Cambria" w:hAnsi="Cambria"/>
          <w:color w:val="000000"/>
          <w:sz w:val="24"/>
          <w:szCs w:val="24"/>
          <w:rtl w:val="0"/>
        </w:rPr>
        <w:t xml:space="preserve">Responder consultas sobre el reglamento del consorcio y actas que incluye cita.</w:t>
      </w:r>
    </w:p>
    <w:p w:rsidR="00000000" w:rsidDel="00000000" w:rsidP="00000000" w:rsidRDefault="00000000" w:rsidRPr="00000000" w14:paraId="0000001A">
      <w:pPr>
        <w:spacing w:after="160" w:line="240" w:lineRule="auto"/>
        <w:rPr/>
      </w:pPr>
      <w:r w:rsidDel="00000000" w:rsidR="00000000" w:rsidRPr="00000000">
        <w:rPr>
          <w:rtl w:val="0"/>
        </w:rPr>
        <w:t xml:space="preserve">Responde preguntas sobre el reglamento y las actas citando la fuente exacta.</w:t>
      </w:r>
    </w:p>
    <w:p w:rsidR="00000000" w:rsidDel="00000000" w:rsidP="00000000" w:rsidRDefault="00000000" w:rsidRPr="00000000" w14:paraId="0000001B">
      <w:pPr>
        <w:spacing w:after="0" w:line="240" w:lineRule="auto"/>
        <w:ind w:left="0" w:firstLine="0"/>
        <w:rPr/>
      </w:pPr>
      <w:r w:rsidDel="00000000" w:rsidR="00000000" w:rsidRPr="00000000">
        <w:rPr>
          <w:rtl w:val="0"/>
        </w:rPr>
        <w:t xml:space="preserve">Historia de usuario: Como propietario o inquilino, quiero preguntar en lenguaje natural sobre el reglamento o las actas y recibir una respuesta con la cita exacta que la fundamenta, para no depender de la disponibilidad del administrador.</w:t>
      </w:r>
    </w:p>
    <w:p w:rsidR="00000000" w:rsidDel="00000000" w:rsidP="00000000" w:rsidRDefault="00000000" w:rsidRPr="00000000" w14:paraId="0000001C">
      <w:pPr>
        <w:spacing w:after="0" w:line="240" w:lineRule="auto"/>
        <w:ind w:left="720" w:firstLine="0"/>
        <w:rPr>
          <w:rFonts w:ascii="Calibri" w:cs="Calibri" w:eastAsia="Calibri" w:hAnsi="Calibri"/>
          <w:sz w:val="21"/>
          <w:szCs w:val="21"/>
        </w:rPr>
      </w:pPr>
      <w:r w:rsidDel="00000000" w:rsidR="00000000" w:rsidRPr="00000000">
        <w:rPr>
          <w:rtl w:val="0"/>
        </w:rPr>
      </w:r>
    </w:p>
    <w:sdt>
      <w:sdtPr>
        <w:id w:val="-16831266"/>
        <w:tag w:val="goog_rdk_76"/>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ns w:author="Manuel Moreira" w:id="21" w:date="2026-09-10T14:34:02Z"/>
              <w:b w:val="1"/>
              <w:bCs w:val="1"/>
              <w:rPrChange w:author="Manuel Moreira" w:id="22" w:date="2026-09-10T14:34:02Z">
                <w:rPr>
                  <w:rFonts w:ascii="Calibri" w:cs="Calibri" w:eastAsia="Calibri" w:hAnsi="Calibri"/>
                  <w:sz w:val="21"/>
                  <w:szCs w:val="21"/>
                </w:rPr>
              </w:rPrChange>
            </w:rPr>
          </w:pPr>
          <w:sdt>
            <w:sdtPr>
              <w:id w:val="-74704923"/>
              <w:tag w:val="goog_rdk_73"/>
            </w:sdtPr>
            <w:sdtContent>
              <w:ins w:author="Manuel Moreira" w:id="21" w:date="2026-09-10T14:34:02Z"/>
              <w:sdt>
                <w:sdtPr>
                  <w:id w:val="563205553"/>
                  <w:tag w:val="goog_rdk_74"/>
                </w:sdtPr>
                <w:sdtContent>
                  <w:ins w:author="Manuel Moreira" w:id="21" w:date="2026-09-10T14:34:02Z">
                    <w:r w:rsidDel="00000000" w:rsidR="00000000" w:rsidRPr="00000000">
                      <w:rPr>
                        <w:rtl w:val="0"/>
                        <w:rPrChange w:author="Manuel Moreira" w:id="22" w:date="2026-09-10T14:34:02Z">
                          <w:rPr>
                            <w:rFonts w:ascii="Calibri" w:cs="Calibri" w:eastAsia="Calibri" w:hAnsi="Calibri"/>
                            <w:sz w:val="21"/>
                            <w:szCs w:val="21"/>
                          </w:rPr>
                        </w:rPrChange>
                      </w:rPr>
                      <w:t xml:space="preserve">        </w:t>
                    </w:r>
                  </w:ins>
                </w:sdtContent>
              </w:sdt>
              <w:ins w:author="Manuel Moreira" w:id="21" w:date="2026-09-10T14:34:02Z">
                <w:sdt>
                  <w:sdtPr>
                    <w:id w:val="1020670791"/>
                    <w:tag w:val="goog_rdk_75"/>
                  </w:sdtPr>
                  <w:sdtContent>
                    <w:r w:rsidDel="00000000" w:rsidR="00000000" w:rsidRPr="00000000">
                      <w:rPr>
                        <w:b w:val="1"/>
                        <w:bCs w:val="1"/>
                        <w:rtl w:val="0"/>
                        <w:rPrChange w:author="Manuel Moreira" w:id="22" w:date="2026-09-10T14:34:02Z">
                          <w:rPr>
                            <w:rFonts w:ascii="Calibri" w:cs="Calibri" w:eastAsia="Calibri" w:hAnsi="Calibri"/>
                            <w:sz w:val="21"/>
                            <w:szCs w:val="21"/>
                          </w:rPr>
                        </w:rPrChange>
                      </w:rPr>
                      <w:t xml:space="preserve">2. Recuperar precedentes y armar contexto para quien decide</w:t>
                    </w:r>
                  </w:sdtContent>
                </w:sdt>
              </w:ins>
            </w:sdtContent>
          </w:sdt>
        </w:p>
      </w:sdtContent>
    </w:sdt>
    <w:sdt>
      <w:sdtPr>
        <w:id w:val="580236892"/>
        <w:tag w:val="goog_rdk_79"/>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ns w:author="Manuel Moreira" w:id="21" w:date="2026-09-10T14:34:02Z"/>
              <w:rPrChange w:author="Manuel Moreira" w:id="22" w:date="2026-09-10T14:34:02Z">
                <w:rPr>
                  <w:rFonts w:ascii="Calibri" w:cs="Calibri" w:eastAsia="Calibri" w:hAnsi="Calibri"/>
                  <w:sz w:val="21"/>
                  <w:szCs w:val="21"/>
                </w:rPr>
              </w:rPrChange>
            </w:rPr>
          </w:pPr>
          <w:sdt>
            <w:sdtPr>
              <w:id w:val="1729674992"/>
              <w:tag w:val="goog_rdk_77"/>
            </w:sdtPr>
            <w:sdtContent>
              <w:ins w:author="Manuel Moreira" w:id="21" w:date="2026-09-10T14:34:02Z"/>
              <w:sdt>
                <w:sdtPr>
                  <w:id w:val="-1634942189"/>
                  <w:tag w:val="goog_rdk_78"/>
                </w:sdtPr>
                <w:sdtContent>
                  <w:ins w:author="Manuel Moreira" w:id="21" w:date="2026-09-10T14:34:02Z">
                    <w:r w:rsidDel="00000000" w:rsidR="00000000" w:rsidRPr="00000000">
                      <w:rPr>
                        <w:rtl w:val="0"/>
                        <w:rPrChange w:author="Manuel Moreira" w:id="22" w:date="2026-09-10T14:34:02Z">
                          <w:rPr>
                            <w:rFonts w:ascii="Calibri" w:cs="Calibri" w:eastAsia="Calibri" w:hAnsi="Calibri"/>
                            <w:sz w:val="21"/>
                            <w:szCs w:val="21"/>
                          </w:rPr>
                        </w:rPrChange>
                      </w:rPr>
                      <w:t xml:space="preserve">Ante una situación nueva, recupera cómo se resolvieron casos similares antes en ese mismo consorcio (actas, mails, notas de reuniones informales) y arma el contexto para que quien tiene que resolver —el vecino designado esa vez, o el consejo— no parta de cero. Decide también cuándo el sistema no debe sugerir nada por falta de precedente claro o por tratarse de un tema de escalado obligatorio (deuda, conflicto entre partes, tema legal).</w:t>
                    </w:r>
                  </w:ins>
                </w:sdtContent>
              </w:sdt>
              <w:ins w:author="Manuel Moreira" w:id="21" w:date="2026-09-10T14:34:02Z"/>
            </w:sdtContent>
          </w:sdt>
        </w:p>
      </w:sdtContent>
    </w:sdt>
    <w:sdt>
      <w:sdtPr>
        <w:id w:val="1930242584"/>
        <w:tag w:val="goog_rdk_82"/>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ns w:author="Manuel Moreira" w:id="21" w:date="2026-09-10T14:34:02Z"/>
              <w:rPrChange w:author="Manuel Moreira" w:id="22" w:date="2026-09-10T14:34:02Z">
                <w:rPr>
                  <w:rFonts w:ascii="Calibri" w:cs="Calibri" w:eastAsia="Calibri" w:hAnsi="Calibri"/>
                  <w:sz w:val="21"/>
                  <w:szCs w:val="21"/>
                </w:rPr>
              </w:rPrChange>
            </w:rPr>
          </w:pPr>
          <w:sdt>
            <w:sdtPr>
              <w:id w:val="1601157678"/>
              <w:tag w:val="goog_rdk_80"/>
            </w:sdtPr>
            <w:sdtContent>
              <w:ins w:author="Manuel Moreira" w:id="21" w:date="2026-09-10T14:34:02Z"/>
              <w:sdt>
                <w:sdtPr>
                  <w:id w:val="-2048692753"/>
                  <w:tag w:val="goog_rdk_81"/>
                </w:sdtPr>
                <w:sdtContent>
                  <w:ins w:author="Manuel Moreira" w:id="21" w:date="2026-09-10T14:34:02Z">
                    <w:r w:rsidDel="00000000" w:rsidR="00000000" w:rsidRPr="00000000">
                      <w:rPr>
                        <w:rtl w:val="0"/>
                        <w:rPrChange w:author="Manuel Moreira" w:id="22" w:date="2026-09-10T14:34:02Z">
                          <w:rPr>
                            <w:rFonts w:ascii="Calibri" w:cs="Calibri" w:eastAsia="Calibri" w:hAnsi="Calibri"/>
                            <w:sz w:val="21"/>
                            <w:szCs w:val="21"/>
                          </w:rPr>
                        </w:rPrChange>
                      </w:rPr>
                      <w:t xml:space="preserve">Historia de usuario: Como integrante del consejo de propietarios, quiero saber cómo se resolvieron situaciones similares en el edificio antes de decidir una nueva, para no depender de que la persona que se acuerda todavía viva ahí o esté disponible.</w:t>
                    </w:r>
                  </w:ins>
                </w:sdtContent>
              </w:sdt>
              <w:ins w:author="Manuel Moreira" w:id="21" w:date="2026-09-10T14:34:02Z"/>
            </w:sdtContent>
          </w:sdt>
        </w:p>
      </w:sdtContent>
    </w:sdt>
    <w:sdt>
      <w:sdtPr>
        <w:id w:val="1025315224"/>
        <w:tag w:val="goog_rdk_86"/>
      </w:sdtPr>
      <w:sdtContent>
        <w:p w:rsidR="00000000" w:rsidDel="00000000" w:rsidP="00000000" w:rsidRDefault="00000000" w:rsidRPr="00000000" w14:paraId="00000020">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160" w:line="360" w:lineRule="auto"/>
            <w:ind w:left="720" w:right="0" w:hanging="360"/>
            <w:jc w:val="left"/>
            <w:rPr>
              <w:del w:author="Manuel Moreira" w:id="21" w:date="2026-09-10T14:34:02Z"/>
              <w:rFonts w:ascii="Cambria" w:cs="Cambria" w:eastAsia="Cambria" w:hAnsi="Cambria"/>
              <w:color w:val="000000"/>
              <w:sz w:val="24"/>
              <w:szCs w:val="24"/>
              <w:u w:val="none"/>
            </w:rPr>
          </w:pPr>
          <w:sdt>
            <w:sdtPr>
              <w:id w:val="-1639023380"/>
              <w:tag w:val="goog_rdk_84"/>
            </w:sdtPr>
            <w:sdtContent>
              <w:del w:author="Manuel Moreira" w:id="21" w:date="2026-09-10T14:34:02Z"/>
              <w:sdt>
                <w:sdtPr>
                  <w:id w:val="-1610468447"/>
                  <w:tag w:val="goog_rdk_85"/>
                </w:sdtPr>
                <w:sdtContent>
                  <w:del w:author="Manuel Moreira" w:id="21" w:date="2026-09-10T14:34:02Z">
                    <w:r w:rsidDel="00000000" w:rsidR="00000000" w:rsidRPr="00000000">
                      <w:rPr>
                        <w:rtl w:val="0"/>
                        <w:rPrChange w:author="Manuel Moreira" w:id="22" w:date="2026-09-10T14:34:02Z">
                          <w:rPr>
                            <w:rFonts w:ascii="Cambria" w:cs="Cambria" w:eastAsia="Cambria" w:hAnsi="Cambria"/>
                            <w:color w:val="000000"/>
                            <w:sz w:val="24"/>
                            <w:szCs w:val="24"/>
                          </w:rPr>
                        </w:rPrChange>
                      </w:rPr>
                      <w:delText xml:space="preserve">Derivar a un humano con el contexto armado</w:delText>
                    </w:r>
                  </w:del>
                </w:sdtContent>
              </w:sdt>
              <w:del w:author="Manuel Moreira" w:id="21" w:date="2026-09-10T14:34:02Z">
                <w:bookmarkStart w:colFirst="0" w:colLast="0" w:name="_heading=h.tj9mnhxl45ne" w:id="10"/>
                <w:bookmarkEnd w:id="10"/>
              </w:del>
            </w:sdtContent>
          </w:sdt>
        </w:p>
      </w:sdtContent>
    </w:sdt>
    <w:sdt>
      <w:sdtPr>
        <w:id w:val="447735156"/>
        <w:tag w:val="goog_rdk_89"/>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del w:author="Manuel Moreira" w:id="21" w:date="2026-09-10T14:34:02Z"/>
              <w:rPrChange w:author="Manuel Moreira" w:id="22" w:date="2026-09-10T14:34:02Z">
                <w:rPr/>
              </w:rPrChange>
            </w:rPr>
          </w:pPr>
          <w:sdt>
            <w:sdtPr>
              <w:id w:val="-1916519173"/>
              <w:tag w:val="goog_rdk_87"/>
            </w:sdtPr>
            <w:sdtContent>
              <w:del w:author="Manuel Moreira" w:id="21" w:date="2026-09-10T14:34:02Z"/>
              <w:sdt>
                <w:sdtPr>
                  <w:id w:val="-219975108"/>
                  <w:tag w:val="goog_rdk_88"/>
                </w:sdtPr>
                <w:sdtContent>
                  <w:del w:author="Manuel Moreira" w:id="21" w:date="2026-09-10T14:34:02Z">
                    <w:r w:rsidDel="00000000" w:rsidR="00000000" w:rsidRPr="00000000">
                      <w:rPr>
                        <w:rtl w:val="0"/>
                        <w:rPrChange w:author="Manuel Moreira" w:id="22" w:date="2026-09-10T14:34:02Z">
                          <w:rPr/>
                        </w:rPrChange>
                      </w:rPr>
                      <w:delText xml:space="preserve">Decide cuándo el sistema no debe responder solo, y arma el contexto para que la persona que resuelve el caso ya cuente con el contexto previo.</w:delText>
                    </w:r>
                  </w:del>
                </w:sdtContent>
              </w:sdt>
              <w:del w:author="Manuel Moreira" w:id="21" w:date="2026-09-10T14:34:02Z"/>
            </w:sdtContent>
          </w:sdt>
        </w:p>
      </w:sdtContent>
    </w:sd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sdt>
        <w:sdtPr>
          <w:id w:val="-947998721"/>
          <w:tag w:val="goog_rdk_90"/>
        </w:sdtPr>
        <w:sdtContent>
          <w:del w:author="Manuel Moreira" w:id="21" w:date="2026-09-10T14:34:02Z"/>
          <w:sdt>
            <w:sdtPr>
              <w:id w:val="-204616524"/>
              <w:tag w:val="goog_rdk_91"/>
            </w:sdtPr>
            <w:sdtContent>
              <w:del w:author="Manuel Moreira" w:id="21" w:date="2026-09-10T14:34:02Z">
                <w:r w:rsidDel="00000000" w:rsidR="00000000" w:rsidRPr="00000000">
                  <w:rPr>
                    <w:rtl w:val="0"/>
                    <w:rPrChange w:author="Manuel Moreira" w:id="22" w:date="2026-09-10T14:34:02Z">
                      <w:rPr/>
                    </w:rPrChange>
                  </w:rPr>
                  <w:delText xml:space="preserve">Historia de usuario: como administrador, quiero que el sistema decida solo cuándo una consulta requiere mi intervención y me llegue con el contexto ya armado, para no perder tiempo en casos que el sistema puede resolver solo ni intervenir tarde en los que no puede.</w:delText>
                </w:r>
              </w:del>
            </w:sdtContent>
          </w:sdt>
          <w:del w:author="Manuel Moreira" w:id="21" w:date="2026-09-10T14:34:02Z"/>
        </w:sdtContent>
      </w:sdt>
      <w:r w:rsidDel="00000000" w:rsidR="00000000" w:rsidRPr="00000000">
        <w:rPr>
          <w:rtl w:val="0"/>
        </w:rPr>
      </w:r>
    </w:p>
    <w:p w:rsidR="00000000" w:rsidDel="00000000" w:rsidP="00000000" w:rsidRDefault="00000000" w:rsidRPr="00000000" w14:paraId="00000023">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160" w:line="360" w:lineRule="auto"/>
        <w:ind w:left="720" w:right="0" w:hanging="360"/>
        <w:jc w:val="left"/>
        <w:rPr>
          <w:rFonts w:ascii="Cambria" w:cs="Cambria" w:eastAsia="Cambria" w:hAnsi="Cambria"/>
          <w:color w:val="000000"/>
          <w:sz w:val="24"/>
          <w:szCs w:val="24"/>
          <w:u w:val="none"/>
        </w:rPr>
      </w:pPr>
      <w:bookmarkStart w:colFirst="0" w:colLast="0" w:name="_heading=h.jgbyl6ezv8cw" w:id="11"/>
      <w:bookmarkEnd w:id="11"/>
      <w:r w:rsidDel="00000000" w:rsidR="00000000" w:rsidRPr="00000000">
        <w:rPr>
          <w:rFonts w:ascii="Cambria" w:cs="Cambria" w:eastAsia="Cambria" w:hAnsi="Cambria"/>
          <w:color w:val="000000"/>
          <w:sz w:val="24"/>
          <w:szCs w:val="24"/>
          <w:rtl w:val="0"/>
        </w:rPr>
        <w:t xml:space="preserve">Responder consultas de expensas por unidad</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Responde cuánto tiene que pagar una unidad y por qué varió, trayendo el dato real.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Historia de usuario: como propietario, quiero preguntar cuánto tengo que pagar o por qué varió mi expensa y recibir el dato real de mi unidad con la explicación de la causa, sin esperar a que el administrador lo busque a mano.</w:t>
      </w:r>
    </w:p>
    <w:sdt>
      <w:sdtPr>
        <w:id w:val="-1125038738"/>
        <w:tag w:val="goog_rdk_95"/>
      </w:sdtPr>
      <w:sdtContent>
        <w:p w:rsidR="00000000" w:rsidDel="00000000" w:rsidP="00000000" w:rsidRDefault="00000000" w:rsidRPr="00000000" w14:paraId="00000026">
          <w:pPr>
            <w:spacing w:after="240" w:before="240" w:lineRule="auto"/>
            <w:ind w:left="720" w:firstLine="0"/>
            <w:rPr>
              <w:ins w:author="Joaco" w:id="23" w:date="2026-09-10T21:38:33Z"/>
              <w:b w:val="1"/>
              <w:bCs w:val="1"/>
              <w:rPrChange w:author="Joaco" w:id="24" w:date="2026-09-10T21:38:33Z">
                <w:rPr/>
              </w:rPrChange>
            </w:rPr>
          </w:pPr>
          <w:sdt>
            <w:sdtPr>
              <w:id w:val="1071687517"/>
              <w:tag w:val="goog_rdk_93"/>
            </w:sdtPr>
            <w:sdtContent>
              <w:ins w:author="Joaco" w:id="23" w:date="2026-09-10T21:38:33Z"/>
              <w:sdt>
                <w:sdtPr>
                  <w:id w:val="1364267227"/>
                  <w:tag w:val="goog_rdk_94"/>
                </w:sdtPr>
                <w:sdtContent>
                  <w:ins w:author="Joaco" w:id="23" w:date="2026-09-10T21:38:33Z">
                    <w:r w:rsidDel="00000000" w:rsidR="00000000" w:rsidRPr="00000000">
                      <w:rPr>
                        <w:b w:val="1"/>
                        <w:bCs w:val="1"/>
                        <w:rtl w:val="0"/>
                        <w:rPrChange w:author="Joaco" w:id="24" w:date="2026-09-10T21:38:33Z">
                          <w:rPr/>
                        </w:rPrChange>
                      </w:rPr>
                      <w:t xml:space="preserve">Otras ideas que son estructuradas y consultas proactivas</w:t>
                    </w:r>
                  </w:ins>
                </w:sdtContent>
              </w:sdt>
              <w:ins w:author="Joaco" w:id="23" w:date="2026-09-10T21:38:33Z"/>
            </w:sdtContent>
          </w:sdt>
        </w:p>
      </w:sdtContent>
    </w:sdt>
    <w:sdt>
      <w:sdtPr>
        <w:id w:val="-1251063893"/>
        <w:tag w:val="goog_rdk_99"/>
      </w:sdtPr>
      <w:sdtContent>
        <w:p w:rsidR="00000000" w:rsidDel="00000000" w:rsidP="00000000" w:rsidRDefault="00000000" w:rsidRPr="00000000" w14:paraId="00000027">
          <w:pPr>
            <w:numPr>
              <w:ilvl w:val="0"/>
              <w:numId w:val="5"/>
            </w:numPr>
            <w:spacing w:after="0" w:afterAutospacing="0" w:before="240" w:lineRule="auto"/>
            <w:ind w:left="720" w:hanging="360"/>
            <w:rPr>
              <w:ins w:author="Joaco" w:id="23" w:date="2026-09-10T21:38:33Z"/>
            </w:rPr>
          </w:pPr>
          <w:sdt>
            <w:sdtPr>
              <w:id w:val="-63220039"/>
              <w:tag w:val="goog_rdk_96"/>
            </w:sdtPr>
            <w:sdtContent>
              <w:ins w:author="Joaco" w:id="23" w:date="2026-09-10T21:38:33Z"/>
              <w:sdt>
                <w:sdtPr>
                  <w:id w:val="-1405410028"/>
                  <w:tag w:val="goog_rdk_97"/>
                </w:sdtPr>
                <w:sdtContent>
                  <w:ins w:author="Joaco" w:id="23" w:date="2026-09-10T21:38:33Z">
                    <w:r w:rsidDel="00000000" w:rsidR="00000000" w:rsidRPr="00000000">
                      <w:rPr>
                        <w:b w:val="1"/>
                        <w:bCs w:val="1"/>
                        <w:rtl w:val="0"/>
                        <w:rPrChange w:author="Joaco" w:id="24" w:date="2026-09-10T21:38:33Z">
                          <w:rPr/>
                        </w:rPrChange>
                      </w:rPr>
                      <w:t xml:space="preserve">Auditar la liquidación mensual</w:t>
                    </w:r>
                  </w:ins>
                </w:sdtContent>
              </w:sdt>
              <w:ins w:author="Joaco" w:id="23" w:date="2026-09-10T21:38:33Z">
                <w:sdt>
                  <w:sdtPr>
                    <w:id w:val="395277521"/>
                    <w:tag w:val="goog_rdk_98"/>
                  </w:sdtPr>
                  <w:sdtContent>
                    <w:r w:rsidDel="00000000" w:rsidR="00000000" w:rsidRPr="00000000">
                      <w:rPr>
                        <w:rtl w:val="0"/>
                        <w:rPrChange w:author="Joaco" w:id="24" w:date="2026-09-10T21:38:33Z">
                          <w:rPr/>
                        </w:rPrChange>
                      </w:rPr>
                      <w:t xml:space="preserve"> contra los ítems obligatorios del art. 10 de la Ley 941: devuelve qué falta y qué cambió contra el mes anterior.</w:t>
                    </w:r>
                  </w:sdtContent>
                </w:sdt>
              </w:ins>
            </w:sdtContent>
          </w:sdt>
        </w:p>
      </w:sdtContent>
    </w:sdt>
    <w:sdt>
      <w:sdtPr>
        <w:id w:val="1575538646"/>
        <w:tag w:val="goog_rdk_103"/>
      </w:sdtPr>
      <w:sdtContent>
        <w:p w:rsidR="00000000" w:rsidDel="00000000" w:rsidP="00000000" w:rsidRDefault="00000000" w:rsidRPr="00000000" w14:paraId="00000028">
          <w:pPr>
            <w:numPr>
              <w:ilvl w:val="0"/>
              <w:numId w:val="5"/>
            </w:numPr>
            <w:spacing w:after="0" w:afterAutospacing="0" w:before="0" w:beforeAutospacing="0" w:lineRule="auto"/>
            <w:ind w:left="720" w:hanging="360"/>
            <w:rPr>
              <w:ins w:author="Joaco" w:id="23" w:date="2026-09-10T21:38:33Z"/>
            </w:rPr>
          </w:pPr>
          <w:sdt>
            <w:sdtPr>
              <w:id w:val="-1138467163"/>
              <w:tag w:val="goog_rdk_100"/>
            </w:sdtPr>
            <w:sdtContent>
              <w:ins w:author="Joaco" w:id="23" w:date="2026-09-10T21:38:33Z"/>
              <w:sdt>
                <w:sdtPr>
                  <w:id w:val="685868817"/>
                  <w:tag w:val="goog_rdk_101"/>
                </w:sdtPr>
                <w:sdtContent>
                  <w:ins w:author="Joaco" w:id="23" w:date="2026-09-10T21:38:33Z">
                    <w:r w:rsidDel="00000000" w:rsidR="00000000" w:rsidRPr="00000000">
                      <w:rPr>
                        <w:b w:val="1"/>
                        <w:bCs w:val="1"/>
                        <w:rtl w:val="0"/>
                        <w:rPrChange w:author="Joaco" w:id="24" w:date="2026-09-10T21:38:33Z">
                          <w:rPr/>
                        </w:rPrChange>
                      </w:rPr>
                      <w:t xml:space="preserve">Verificar al administrador</w:t>
                    </w:r>
                  </w:ins>
                </w:sdtContent>
              </w:sdt>
              <w:ins w:author="Joaco" w:id="23" w:date="2026-09-10T21:38:33Z">
                <w:sdt>
                  <w:sdtPr>
                    <w:id w:val="-1457565998"/>
                    <w:tag w:val="goog_rdk_102"/>
                  </w:sdtPr>
                  <w:sdtContent>
                    <w:r w:rsidDel="00000000" w:rsidR="00000000" w:rsidRPr="00000000">
                      <w:rPr>
                        <w:rtl w:val="0"/>
                        <w:rPrChange w:author="Joaco" w:id="24" w:date="2026-09-10T21:38:33Z">
                          <w:rPr/>
                        </w:rPrChange>
                      </w:rPr>
                      <w:t xml:space="preserve"> en el registro público: si está inscripto, si tu edificio figura entre los que declara administrar (Disp. 1129/2026), y si tiene sanciones vigentes.</w:t>
                    </w:r>
                  </w:sdtContent>
                </w:sdt>
              </w:ins>
            </w:sdtContent>
          </w:sdt>
        </w:p>
      </w:sdtContent>
    </w:sdt>
    <w:sdt>
      <w:sdtPr>
        <w:id w:val="-1071533452"/>
        <w:tag w:val="goog_rdk_107"/>
      </w:sdtPr>
      <w:sdtContent>
        <w:p w:rsidR="00000000" w:rsidDel="00000000" w:rsidP="00000000" w:rsidRDefault="00000000" w:rsidRPr="00000000" w14:paraId="00000029">
          <w:pPr>
            <w:numPr>
              <w:ilvl w:val="0"/>
              <w:numId w:val="5"/>
            </w:numPr>
            <w:spacing w:after="0" w:afterAutospacing="0" w:before="0" w:beforeAutospacing="0" w:lineRule="auto"/>
            <w:ind w:left="720" w:hanging="360"/>
            <w:rPr>
              <w:ins w:author="Joaco" w:id="23" w:date="2026-09-10T21:38:33Z"/>
            </w:rPr>
          </w:pPr>
          <w:sdt>
            <w:sdtPr>
              <w:id w:val="219470430"/>
              <w:tag w:val="goog_rdk_104"/>
            </w:sdtPr>
            <w:sdtContent>
              <w:ins w:author="Joaco" w:id="23" w:date="2026-09-10T21:38:33Z"/>
              <w:sdt>
                <w:sdtPr>
                  <w:id w:val="366998143"/>
                  <w:tag w:val="goog_rdk_105"/>
                </w:sdtPr>
                <w:sdtContent>
                  <w:ins w:author="Joaco" w:id="23" w:date="2026-09-10T21:38:33Z">
                    <w:r w:rsidDel="00000000" w:rsidR="00000000" w:rsidRPr="00000000">
                      <w:rPr>
                        <w:b w:val="1"/>
                        <w:bCs w:val="1"/>
                        <w:rtl w:val="0"/>
                        <w:rPrChange w:author="Joaco" w:id="24" w:date="2026-09-10T21:38:33Z">
                          <w:rPr/>
                        </w:rPrChange>
                      </w:rPr>
                      <w:t xml:space="preserve">Calendario de vencimientos edilicios</w:t>
                    </w:r>
                  </w:ins>
                </w:sdtContent>
              </w:sdt>
              <w:ins w:author="Joaco" w:id="23" w:date="2026-09-10T21:38:33Z">
                <w:sdt>
                  <w:sdtPr>
                    <w:id w:val="975802334"/>
                    <w:tag w:val="goog_rdk_106"/>
                  </w:sdtPr>
                  <w:sdtContent>
                    <w:r w:rsidDel="00000000" w:rsidR="00000000" w:rsidRPr="00000000">
                      <w:rPr>
                        <w:rtl w:val="0"/>
                        <w:rPrChange w:author="Joaco" w:id="24" w:date="2026-09-10T21:38:33Z">
                          <w:rPr/>
                        </w:rPrChange>
                      </w:rPr>
                      <w:t xml:space="preserve">: ascensores, incendio, gas, electricidad, calderas, fachadas (Ley 257) — avisa antes de que la multa entre por expensas.</w:t>
                    </w:r>
                  </w:sdtContent>
                </w:sdt>
              </w:ins>
            </w:sdtContent>
          </w:sdt>
        </w:p>
      </w:sdtContent>
    </w:sdt>
    <w:sdt>
      <w:sdtPr>
        <w:id w:val="1019411354"/>
        <w:tag w:val="goog_rdk_111"/>
      </w:sdtPr>
      <w:sdtContent>
        <w:p w:rsidR="00000000" w:rsidDel="00000000" w:rsidP="00000000" w:rsidRDefault="00000000" w:rsidRPr="00000000" w14:paraId="0000002A">
          <w:pPr>
            <w:numPr>
              <w:ilvl w:val="0"/>
              <w:numId w:val="5"/>
            </w:numPr>
            <w:spacing w:after="0" w:afterAutospacing="0" w:before="0" w:beforeAutospacing="0" w:lineRule="auto"/>
            <w:ind w:left="720" w:hanging="360"/>
            <w:rPr>
              <w:ins w:author="Joaco" w:id="23" w:date="2026-09-10T21:38:33Z"/>
            </w:rPr>
          </w:pPr>
          <w:sdt>
            <w:sdtPr>
              <w:id w:val="-1797791969"/>
              <w:tag w:val="goog_rdk_108"/>
            </w:sdtPr>
            <w:sdtContent>
              <w:ins w:author="Joaco" w:id="23" w:date="2026-09-10T21:38:33Z"/>
              <w:sdt>
                <w:sdtPr>
                  <w:id w:val="-1688515665"/>
                  <w:tag w:val="goog_rdk_109"/>
                </w:sdtPr>
                <w:sdtContent>
                  <w:ins w:author="Joaco" w:id="23" w:date="2026-09-10T21:38:33Z">
                    <w:r w:rsidDel="00000000" w:rsidR="00000000" w:rsidRPr="00000000">
                      <w:rPr>
                        <w:b w:val="1"/>
                        <w:bCs w:val="1"/>
                        <w:rtl w:val="0"/>
                        <w:rPrChange w:author="Joaco" w:id="24" w:date="2026-09-10T21:38:33Z">
                          <w:rPr/>
                        </w:rPrChange>
                      </w:rPr>
                      <w:t xml:space="preserve">Relojes de asamblea</w:t>
                    </w:r>
                  </w:ins>
                </w:sdtContent>
              </w:sdt>
              <w:ins w:author="Joaco" w:id="23" w:date="2026-09-10T21:38:33Z">
                <w:sdt>
                  <w:sdtPr>
                    <w:id w:val="1716854595"/>
                    <w:tag w:val="goog_rdk_110"/>
                  </w:sdtPr>
                  <w:sdtContent>
                    <w:r w:rsidDel="00000000" w:rsidR="00000000" w:rsidRPr="00000000">
                      <w:rPr>
                        <w:rtl w:val="0"/>
                        <w:rPrChange w:author="Joaco" w:id="24" w:date="2026-09-10T21:38:33Z">
                          <w:rPr/>
                        </w:rPrChange>
                      </w:rPr>
                      <w:t xml:space="preserve">: cuántos días quedan para impugnar una decisión, y si hay quórum/mayoría para autoconvocar sin el administrador (art. 2059 CCyC).</w:t>
                    </w:r>
                  </w:sdtContent>
                </w:sdt>
              </w:ins>
            </w:sdtContent>
          </w:sdt>
        </w:p>
      </w:sdtContent>
    </w:sdt>
    <w:sdt>
      <w:sdtPr>
        <w:id w:val="2118844700"/>
        <w:tag w:val="goog_rdk_115"/>
      </w:sdtPr>
      <w:sdtContent>
        <w:p w:rsidR="00000000" w:rsidDel="00000000" w:rsidP="00000000" w:rsidRDefault="00000000" w:rsidRPr="00000000" w14:paraId="0000002B">
          <w:pPr>
            <w:numPr>
              <w:ilvl w:val="0"/>
              <w:numId w:val="5"/>
            </w:numPr>
            <w:spacing w:after="240" w:before="0" w:beforeAutospacing="0" w:lineRule="auto"/>
            <w:ind w:left="720" w:hanging="360"/>
            <w:rPr>
              <w:ins w:author="Joaco" w:id="23" w:date="2026-09-10T21:38:33Z"/>
            </w:rPr>
          </w:pPr>
          <w:sdt>
            <w:sdtPr>
              <w:id w:val="-1782792479"/>
              <w:tag w:val="goog_rdk_112"/>
            </w:sdtPr>
            <w:sdtContent>
              <w:ins w:author="Joaco" w:id="23" w:date="2026-09-10T21:38:33Z"/>
              <w:sdt>
                <w:sdtPr>
                  <w:id w:val="-1586354464"/>
                  <w:tag w:val="goog_rdk_113"/>
                </w:sdtPr>
                <w:sdtContent>
                  <w:ins w:author="Joaco" w:id="23" w:date="2026-09-10T21:38:33Z">
                    <w:r w:rsidDel="00000000" w:rsidR="00000000" w:rsidRPr="00000000">
                      <w:rPr>
                        <w:b w:val="1"/>
                        <w:bCs w:val="1"/>
                        <w:rtl w:val="0"/>
                        <w:rPrChange w:author="Joaco" w:id="24" w:date="2026-09-10T21:38:33Z">
                          <w:rPr/>
                        </w:rPrChange>
                      </w:rPr>
                      <w:t xml:space="preserve">Deuda y titularidad de gastos</w:t>
                    </w:r>
                  </w:ins>
                </w:sdtContent>
              </w:sdt>
              <w:ins w:author="Joaco" w:id="23" w:date="2026-09-10T21:38:33Z">
                <w:sdt>
                  <w:sdtPr>
                    <w:id w:val="1904763272"/>
                    <w:tag w:val="goog_rdk_114"/>
                  </w:sdtPr>
                  <w:sdtContent>
                    <w:r w:rsidDel="00000000" w:rsidR="00000000" w:rsidRPr="00000000">
                      <w:rPr>
                        <w:rtl w:val="0"/>
                        <w:rPrChange w:author="Joaco" w:id="24" w:date="2026-09-10T21:38:33Z">
                          <w:rPr/>
                        </w:rPrChange>
                      </w:rPr>
                      <w:t xml:space="preserve">: qué se debe por la unidad, y si un ítem es ordinario o extraordinario según reglamento y acta.</w:t>
                    </w:r>
                  </w:sdtContent>
                </w:sdt>
              </w:ins>
            </w:sdtContent>
          </w:sdt>
        </w:p>
      </w:sdtContent>
    </w:sd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r>
    </w:p>
    <w:p w:rsidR="00000000" w:rsidDel="00000000" w:rsidP="00000000" w:rsidRDefault="00000000" w:rsidRPr="00000000" w14:paraId="0000002E">
      <w:pPr>
        <w:pStyle w:val="Heading2"/>
        <w:rPr/>
      </w:pPr>
      <w:sdt>
        <w:sdtPr>
          <w:id w:val="618047123"/>
          <w:tag w:val="goog_rdk_117"/>
        </w:sdtPr>
        <w:sdtContent>
          <w:ins w:author="Manuel Moreira" w:id="25" w:date="2026-09-10T14:27:48Z">
            <w:r w:rsidDel="00000000" w:rsidR="00000000" w:rsidRPr="00000000">
              <w:rPr>
                <w:rtl w:val="0"/>
              </w:rPr>
              <w:t xml:space="preserve">6</w:t>
            </w:r>
          </w:ins>
        </w:sdtContent>
      </w:sdt>
      <w:sdt>
        <w:sdtPr>
          <w:id w:val="-278418272"/>
          <w:tag w:val="goog_rdk_118"/>
        </w:sdtPr>
        <w:sdtContent>
          <w:del w:author="Manuel Moreira" w:id="25" w:date="2026-09-10T14:27:48Z">
            <w:r w:rsidDel="00000000" w:rsidR="00000000" w:rsidRPr="00000000">
              <w:rPr>
                <w:rtl w:val="0"/>
              </w:rPr>
              <w:delText xml:space="preserve">5</w:delText>
            </w:r>
          </w:del>
        </w:sdtContent>
      </w:sdt>
      <w:bookmarkStart w:colFirst="0" w:colLast="0" w:name="bookmark=id.p844tz4b81ax" w:id="12"/>
      <w:bookmarkEnd w:id="12"/>
      <w:r w:rsidDel="00000000" w:rsidR="00000000" w:rsidRPr="00000000">
        <w:rPr>
          <w:rtl w:val="0"/>
        </w:rPr>
        <w:t xml:space="preserve">. Datos</w:t>
      </w:r>
    </w:p>
    <w:tbl>
      <w:tblPr>
        <w:tblStyle w:val="Table1"/>
        <w:tblW w:w="9054.0" w:type="dxa"/>
        <w:jc w:val="left"/>
        <w:tblInd w:w="-108.0" w:type="dxa"/>
        <w:tblLayout w:type="fixed"/>
        <w:tblLook w:val="0020"/>
      </w:tblPr>
      <w:tblGrid>
        <w:gridCol w:w="2157"/>
        <w:gridCol w:w="2898"/>
        <w:gridCol w:w="2250"/>
        <w:gridCol w:w="1749"/>
        <w:tblGridChange w:id="0">
          <w:tblGrid>
            <w:gridCol w:w="2157"/>
            <w:gridCol w:w="2898"/>
            <w:gridCol w:w="2250"/>
            <w:gridCol w:w="1749"/>
          </w:tblGrid>
        </w:tblGridChange>
      </w:tblGrid>
      <w:tr>
        <w:trPr>
          <w:cantSplit w:val="0"/>
          <w:tblHeader w:val="1"/>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Corpus</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Origen</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Volumen estimado</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Estado</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Reglamentos de copropiedad</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Administradoras / propios de los integrantes</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[COMPLETAR]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edificios</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[COMPLETAR]</w:t>
            </w: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Actas de asamblea</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Ídem</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[COMPLETAR]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actas</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[COMPLETAR]</w:t>
            </w: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Liquidaciones de expensas</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Ídem, anonimizadas</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[COMPLETAR]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períodos × unidades</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[COMPLETAR]</w:t>
            </w: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Normativa general</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CCyC arts. 2037-2072, Ley 941 CABA</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Fijo</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Público, disponible</w:t>
            </w:r>
          </w:p>
        </w:tc>
      </w:tr>
      <w:sdt>
        <w:sdtPr>
          <w:id w:val="297913993"/>
          <w:tag w:val="goog_rdk_120"/>
        </w:sdtPr>
        <w:sdtContent>
          <w:tr>
            <w:trPr>
              <w:cantSplit w:val="0"/>
              <w:tblHeader w:val="0"/>
              <w:ins w:author="Manuel Moreira" w:id="26" w:date="2026-09-10T14:35:05Z"/>
            </w:trPr>
            <w:tc>
              <w:tcPr>
                <w:tcMar>
                  <w:top w:w="60.0" w:type="dxa"/>
                  <w:left w:w="100.0" w:type="dxa"/>
                  <w:bottom w:w="60.0" w:type="dxa"/>
                  <w:right w:w="100.0" w:type="dxa"/>
                </w:tcMar>
              </w:tcPr>
              <w:sdt>
                <w:sdtPr>
                  <w:id w:val="865135377"/>
                  <w:tag w:val="goog_rdk_124"/>
                </w:sdtPr>
                <w:sdtContent>
                  <w:p w:rsidR="00000000" w:rsidDel="00000000" w:rsidP="00000000" w:rsidRDefault="00000000" w:rsidRPr="00000000" w14:paraId="00000043">
                    <w:pPr>
                      <w:spacing w:after="0" w:lineRule="auto"/>
                      <w:rPr>
                        <w:ins w:author="Manuel Moreira" w:id="26" w:date="2026-09-10T14:35:05Z"/>
                        <w:rPrChange w:author="Manuel Moreira" w:id="27" w:date="2026-09-10T14:35:05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335743259"/>
                        <w:tag w:val="goog_rdk_121"/>
                      </w:sdtPr>
                      <w:sdtContent>
                        <w:ins w:author="Manuel Moreira" w:id="26" w:date="2026-09-10T14:35:05Z"/>
                        <w:sdt>
                          <w:sdtPr>
                            <w:id w:val="1486469728"/>
                            <w:tag w:val="goog_rdk_122"/>
                          </w:sdtPr>
                          <w:sdtContent>
                            <w:ins w:author="Manuel Moreira" w:id="26" w:date="2026-09-10T14:35:05Z">
                              <w:r w:rsidDel="00000000" w:rsidR="00000000" w:rsidRPr="00000000">
                                <w:rPr>
                                  <w:rtl w:val="0"/>
                                  <w:rPrChange w:author="Manuel Moreira" w:id="27" w:date="2026-09-10T14:35:0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Historial de resoluciones informales (mails, mensajes, notas de reunión no formal)</w:t>
                              </w:r>
                            </w:ins>
                          </w:sdtContent>
                        </w:sdt>
                        <w:ins w:author="Manuel Moreira" w:id="26" w:date="2026-09-10T14:35:05Z">
                          <w:sdt>
                            <w:sdtPr>
                              <w:id w:val="117705019"/>
                              <w:tag w:val="goog_rdk_123"/>
                            </w:sdtPr>
                            <w:sdtContent>
                              <w:r w:rsidDel="00000000" w:rsidR="00000000" w:rsidRPr="00000000">
                                <w:rPr>
                                  <w:rtl w:val="0"/>
                                </w:rPr>
                              </w:r>
                            </w:sdtContent>
                          </w:sdt>
                        </w:ins>
                      </w:sdtContent>
                    </w:sdt>
                  </w:p>
                </w:sdtContent>
              </w:sdt>
            </w:tc>
            <w:tc>
              <w:tcPr>
                <w:tcMar>
                  <w:top w:w="60.0" w:type="dxa"/>
                  <w:left w:w="100.0" w:type="dxa"/>
                  <w:bottom w:w="60.0" w:type="dxa"/>
                  <w:right w:w="100.0" w:type="dxa"/>
                </w:tcMar>
              </w:tcPr>
              <w:sdt>
                <w:sdtPr>
                  <w:id w:val="1280289496"/>
                  <w:tag w:val="goog_rdk_128"/>
                </w:sdtPr>
                <w:sdtContent>
                  <w:p w:rsidR="00000000" w:rsidDel="00000000" w:rsidP="00000000" w:rsidRDefault="00000000" w:rsidRPr="00000000" w14:paraId="00000044">
                    <w:pPr>
                      <w:spacing w:after="0" w:lineRule="auto"/>
                      <w:rPr>
                        <w:ins w:author="Manuel Moreira" w:id="26" w:date="2026-09-10T14:35:05Z"/>
                        <w:rPrChange w:author="Manuel Moreira" w:id="27" w:date="2026-09-10T14:35:05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700662984"/>
                        <w:tag w:val="goog_rdk_125"/>
                      </w:sdtPr>
                      <w:sdtContent>
                        <w:ins w:author="Manuel Moreira" w:id="26" w:date="2026-09-10T14:35:05Z"/>
                        <w:sdt>
                          <w:sdtPr>
                            <w:id w:val="2018104270"/>
                            <w:tag w:val="goog_rdk_126"/>
                          </w:sdtPr>
                          <w:sdtContent>
                            <w:ins w:author="Manuel Moreira" w:id="26" w:date="2026-09-10T14:35:05Z">
                              <w:r w:rsidDel="00000000" w:rsidR="00000000" w:rsidRPr="00000000">
                                <w:rPr>
                                  <w:rtl w:val="0"/>
                                  <w:rPrChange w:author="Manuel Moreira" w:id="27" w:date="2026-09-10T14:35:0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Consorcios participantes, sanitizado</w:t>
                              </w:r>
                            </w:ins>
                          </w:sdtContent>
                        </w:sdt>
                        <w:ins w:author="Manuel Moreira" w:id="26" w:date="2026-09-10T14:35:05Z">
                          <w:sdt>
                            <w:sdtPr>
                              <w:id w:val="-1491904471"/>
                              <w:tag w:val="goog_rdk_127"/>
                            </w:sdtPr>
                            <w:sdtContent>
                              <w:r w:rsidDel="00000000" w:rsidR="00000000" w:rsidRPr="00000000">
                                <w:rPr>
                                  <w:rtl w:val="0"/>
                                </w:rPr>
                              </w:r>
                            </w:sdtContent>
                          </w:sdt>
                        </w:ins>
                      </w:sdtContent>
                    </w:sdt>
                  </w:p>
                </w:sdtContent>
              </w:sdt>
            </w:tc>
            <w:tc>
              <w:tcPr>
                <w:tcMar>
                  <w:top w:w="60.0" w:type="dxa"/>
                  <w:left w:w="100.0" w:type="dxa"/>
                  <w:bottom w:w="60.0" w:type="dxa"/>
                  <w:right w:w="100.0" w:type="dxa"/>
                </w:tcMar>
              </w:tcPr>
              <w:sdt>
                <w:sdtPr>
                  <w:id w:val="1692315015"/>
                  <w:tag w:val="goog_rdk_132"/>
                </w:sdtPr>
                <w:sdtContent>
                  <w:p w:rsidR="00000000" w:rsidDel="00000000" w:rsidP="00000000" w:rsidRDefault="00000000" w:rsidRPr="00000000" w14:paraId="00000045">
                    <w:pPr>
                      <w:spacing w:after="0" w:lineRule="auto"/>
                      <w:rPr>
                        <w:ins w:author="Manuel Moreira" w:id="26" w:date="2026-09-10T14:35:05Z"/>
                        <w:rPrChange w:author="Manuel Moreira" w:id="27" w:date="2026-09-10T14:35:05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303004129"/>
                        <w:tag w:val="goog_rdk_129"/>
                      </w:sdtPr>
                      <w:sdtContent>
                        <w:ins w:author="Manuel Moreira" w:id="26" w:date="2026-09-10T14:35:05Z"/>
                        <w:sdt>
                          <w:sdtPr>
                            <w:id w:val="44239229"/>
                            <w:tag w:val="goog_rdk_130"/>
                          </w:sdtPr>
                          <w:sdtContent>
                            <w:ins w:author="Manuel Moreira" w:id="26" w:date="2026-09-10T14:35:05Z">
                              <w:r w:rsidDel="00000000" w:rsidR="00000000" w:rsidRPr="00000000">
                                <w:rPr>
                                  <w:rtl w:val="0"/>
                                  <w:rPrChange w:author="Manuel Moreira" w:id="27" w:date="2026-09-10T14:35:0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[COMPLETAR] casos</w:t>
                              </w:r>
                            </w:ins>
                          </w:sdtContent>
                        </w:sdt>
                        <w:ins w:author="Manuel Moreira" w:id="26" w:date="2026-09-10T14:35:05Z">
                          <w:sdt>
                            <w:sdtPr>
                              <w:id w:val="-1224587158"/>
                              <w:tag w:val="goog_rdk_131"/>
                            </w:sdtPr>
                            <w:sdtContent>
                              <w:r w:rsidDel="00000000" w:rsidR="00000000" w:rsidRPr="00000000">
                                <w:rPr>
                                  <w:rtl w:val="0"/>
                                </w:rPr>
                              </w:r>
                            </w:sdtContent>
                          </w:sdt>
                        </w:ins>
                      </w:sdtContent>
                    </w:sdt>
                  </w:p>
                </w:sdtContent>
              </w:sdt>
            </w:tc>
            <w:tc>
              <w:tcPr>
                <w:tcMar>
                  <w:top w:w="60.0" w:type="dxa"/>
                  <w:left w:w="100.0" w:type="dxa"/>
                  <w:bottom w:w="60.0" w:type="dxa"/>
                  <w:right w:w="100.0" w:type="dxa"/>
                </w:tcMar>
              </w:tcPr>
              <w:sdt>
                <w:sdtPr>
                  <w:id w:val="-1322790171"/>
                  <w:tag w:val="goog_rdk_136"/>
                </w:sdtPr>
                <w:sdtContent>
                  <w:p w:rsidR="00000000" w:rsidDel="00000000" w:rsidP="00000000" w:rsidRDefault="00000000" w:rsidRPr="00000000" w14:paraId="00000046">
                    <w:pPr>
                      <w:spacing w:after="0" w:lineRule="auto"/>
                      <w:rPr>
                        <w:ins w:author="Manuel Moreira" w:id="26" w:date="2026-09-10T14:35:05Z"/>
                        <w:rPrChange w:author="Manuel Moreira" w:id="27" w:date="2026-09-10T14:35:05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631200387"/>
                        <w:tag w:val="goog_rdk_133"/>
                      </w:sdtPr>
                      <w:sdtContent>
                        <w:ins w:author="Manuel Moreira" w:id="26" w:date="2026-09-10T14:35:05Z"/>
                        <w:sdt>
                          <w:sdtPr>
                            <w:id w:val="573657245"/>
                            <w:tag w:val="goog_rdk_134"/>
                          </w:sdtPr>
                          <w:sdtContent>
                            <w:ins w:author="Manuel Moreira" w:id="26" w:date="2026-09-10T14:35:05Z">
                              <w:r w:rsidDel="00000000" w:rsidR="00000000" w:rsidRPr="00000000">
                                <w:rPr>
                                  <w:rtl w:val="0"/>
                                  <w:rPrChange w:author="Manuel Moreira" w:id="27" w:date="2026-09-10T14:35:0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[COMPLETAR] — probablemente insuficiente; requiere generación sintética</w:t>
                              </w:r>
                            </w:ins>
                          </w:sdtContent>
                        </w:sdt>
                        <w:ins w:author="Manuel Moreira" w:id="26" w:date="2026-09-10T14:35:05Z">
                          <w:sdt>
                            <w:sdtPr>
                              <w:id w:val="120458596"/>
                              <w:tag w:val="goog_rdk_135"/>
                            </w:sdtPr>
                            <w:sdtContent>
                              <w:r w:rsidDel="00000000" w:rsidR="00000000" w:rsidRPr="00000000">
                                <w:rPr>
                                  <w:rtl w:val="0"/>
                                </w:rPr>
                              </w:r>
                            </w:sdtContent>
                          </w:sdt>
                        </w:ins>
                      </w:sdtContent>
                    </w:sdt>
                  </w:p>
                </w:sdtContent>
              </w:sdt>
            </w:tc>
          </w:tr>
        </w:sdtContent>
      </w:sdt>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Actualización: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reglamento es estable; las actas se incorporan por asamblea (ordinaria anual más extraordinarias); las liquidaciones son mensuales</w:t>
      </w:r>
      <w:sdt>
        <w:sdtPr>
          <w:id w:val="1865266668"/>
          <w:tag w:val="goog_rdk_137"/>
        </w:sdtPr>
        <w:sdtContent>
          <w:ins w:author="Manuel Moreira" w:id="28" w:date="2026-09-10T14:35:52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historial de resoluciones informales se actualiza de forma irregular, a medida que surgen casos.</w:t>
            </w:r>
          </w:ins>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Datos sintéticos: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sdt>
        <w:sdtPr>
          <w:id w:val="1492842021"/>
          <w:tag w:val="goog_rdk_138"/>
        </w:sdtPr>
        <w:sdtContent>
          <w:ins w:author="Manuel Moreira" w:id="29" w:date="2026-09-10T14:36:30Z"/>
          <w:sdt>
            <w:sdtPr>
              <w:id w:val="729933784"/>
              <w:tag w:val="goog_rdk_139"/>
            </w:sdtPr>
            <w:sdtContent>
              <w:ins w:author="Manuel Moreira" w:id="29" w:date="2026-09-10T14:36:30Z">
                <w:r w:rsidDel="00000000" w:rsidR="00000000" w:rsidRPr="00000000">
                  <w:rPr>
                    <w:rtl w:val="0"/>
                    <w:rPrChange w:author="Manuel Moreira" w:id="30" w:date="2026-09-10T14:36: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el corpus de precedentes es el que más probablemente requiera generación sintética, porque las resoluciones informales rara vez quedan registradas de forma sistemática (a diferencia de las actas, que sí). El generador es parte del sistema y se evalúa por fidelidad estructural respecto de los patrones reales observados en los casos que sí estén documentados.</w:t>
                </w:r>
              </w:ins>
            </w:sdtContent>
          </w:sdt>
          <w:ins w:author="Manuel Moreira" w:id="29" w:date="2026-09-10T14:36:30Z"/>
        </w:sdtContent>
      </w:sdt>
      <w:sdt>
        <w:sdtPr>
          <w:id w:val="-1754626985"/>
          <w:tag w:val="goog_rdk_140"/>
        </w:sdtPr>
        <w:sdtContent>
          <w:del w:author="Manuel Moreira" w:id="29" w:date="2026-09-10T14:36:30Z"/>
          <w:sdt>
            <w:sdtPr>
              <w:id w:val="2050272952"/>
              <w:tag w:val="goog_rdk_141"/>
            </w:sdtPr>
            <w:sdtContent>
              <w:del w:author="Manuel Moreira" w:id="29" w:date="2026-09-10T14:36:30Z">
                <w:r w:rsidDel="00000000" w:rsidR="00000000" w:rsidRPr="00000000">
                  <w:rPr>
                    <w:rtl w:val="0"/>
                    <w:rPrChange w:author="Manuel Moreira" w:id="30" w:date="2026-09-10T14:36: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si el volumen real resulta insuficiente, generamos actas y liquidaciones sintéticas a partir de la estructura de las reales. En ese caso el generador es parte del sistema y se evalúa (fidelidad estructural respecto de los documentos reales).</w:delText>
                </w:r>
              </w:del>
            </w:sdtContent>
          </w:sdt>
          <w:del w:author="Manuel Moreira" w:id="29" w:date="2026-09-10T14:36:30Z"/>
        </w:sdtContent>
      </w:sdt>
      <w:r w:rsidDel="00000000" w:rsidR="00000000" w:rsidRPr="00000000">
        <w:rPr>
          <w:rtl w:val="0"/>
        </w:rPr>
      </w:r>
    </w:p>
    <w:p w:rsidR="00000000" w:rsidDel="00000000" w:rsidP="00000000" w:rsidRDefault="00000000" w:rsidRPr="00000000" w14:paraId="00000049">
      <w:pPr>
        <w:pStyle w:val="Heading2"/>
        <w:rPr/>
      </w:pPr>
      <w:sdt>
        <w:sdtPr>
          <w:id w:val="466851148"/>
          <w:tag w:val="goog_rdk_143"/>
        </w:sdtPr>
        <w:sdtContent>
          <w:ins w:author="Manuel Moreira" w:id="31" w:date="2026-09-10T14:27:51Z"/>
          <w:sdt>
            <w:sdtPr>
              <w:id w:val="-1607554291"/>
              <w:tag w:val="goog_rdk_144"/>
            </w:sdtPr>
            <w:sdtContent>
              <w:ins w:author="Manuel Moreira" w:id="31" w:date="2026-09-10T14:27:51Z">
                <w:r w:rsidDel="00000000" w:rsidR="00000000" w:rsidRPr="00000000">
                  <w:rPr>
                    <w:rtl w:val="0"/>
                    <w:rPrChange w:author="Manuel Moreira" w:id="32" w:date="2026-09-10T14:27:51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7</w:t>
                </w:r>
              </w:ins>
            </w:sdtContent>
          </w:sdt>
          <w:ins w:author="Manuel Moreira" w:id="31" w:date="2026-09-10T14:27:51Z"/>
        </w:sdtContent>
      </w:sdt>
      <w:sdt>
        <w:sdtPr>
          <w:id w:val="1043048513"/>
          <w:tag w:val="goog_rdk_145"/>
        </w:sdtPr>
        <w:sdtContent>
          <w:del w:author="Manuel Moreira" w:id="31" w:date="2026-09-10T14:27:51Z">
            <w:r w:rsidDel="00000000" w:rsidR="00000000" w:rsidRPr="00000000">
              <w:rPr>
                <w:rtl w:val="0"/>
              </w:rPr>
              <w:delText xml:space="preserve">6</w:delText>
            </w:r>
          </w:del>
        </w:sdtContent>
      </w:sdt>
      <w:bookmarkStart w:colFirst="0" w:colLast="0" w:name="bookmark=id.veui49xhr6ag" w:id="13"/>
      <w:bookmarkEnd w:id="13"/>
      <w:r w:rsidDel="00000000" w:rsidR="00000000" w:rsidRPr="00000000">
        <w:rPr>
          <w:rtl w:val="0"/>
        </w:rPr>
        <w:t xml:space="preserve">. Evaluación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Partición fija desarrollo / test, definida antes de empezar a iterar sobre prompts.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Conjunto de evaluación: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preguntas construidas a partir de consultas y de lectura del corpus, cada una anotada con el fragmento correcto y la respuesta esperada. Incluye deliberadamente tres tipos difíciles: 1. Preguntas donde el reglamento particular contradice el default legal. 2. Preguntas donde un acta modificó lo que dice el reglamento. 3. Preguntas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cubiertas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por el corpus, donde la respuesta correcta es abstenerse.</w:t>
      </w:r>
    </w:p>
    <w:bookmarkStart w:colFirst="0" w:colLast="0" w:name="bookmark=id.l08a15o09pog" w:id="14"/>
    <w:bookmarkEnd w:id="14"/>
    <w:p w:rsidR="00000000" w:rsidDel="00000000" w:rsidP="00000000" w:rsidRDefault="00000000" w:rsidRPr="00000000" w14:paraId="0000004C">
      <w:pPr>
        <w:pStyle w:val="Heading3"/>
        <w:rPr/>
      </w:pPr>
      <w:r w:rsidDel="00000000" w:rsidR="00000000" w:rsidRPr="00000000">
        <w:rPr>
          <w:rtl w:val="0"/>
        </w:rPr>
        <w:t xml:space="preserve">Métricas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Retrieval (evaluado por separado):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recall@k y MRR contra los fragmentos anotados.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Generación: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Exactitud de respuesta contra la anotación.</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Tasa de alucinación de citas: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cada cita emitida se busca por coincidencia textual contra el corpus indexado. Si no existe, es alucinación. Métrica automática, sin anotador humano.</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Vigencia: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las preguntas cuyo artículo fue modificado por acta, qué porcentaje responde según el estado vigente y no según el texto original.</w:t>
      </w:r>
    </w:p>
    <w:sdt>
      <w:sdtPr>
        <w:id w:val="-1845349736"/>
        <w:tag w:val="goog_rdk_150"/>
      </w:sdtPr>
      <w:sdtContent>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nuel Moreira" w:id="33" w:date="2026-09-10T14:39:50Z"/>
              <w:rPrChange w:author="Manuel Moreira" w:id="34" w:date="2026-09-10T14:39:50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795157146"/>
              <w:tag w:val="goog_rdk_147"/>
            </w:sdtPr>
            <w:sdtContent>
              <w:ins w:author="Manuel Moreira" w:id="33" w:date="2026-09-10T14:39:50Z"/>
              <w:sdt>
                <w:sdtPr>
                  <w:id w:val="-1268877089"/>
                  <w:tag w:val="goog_rdk_148"/>
                </w:sdtPr>
                <w:sdtContent>
                  <w:ins w:author="Manuel Moreira" w:id="33" w:date="2026-09-10T14:39:50Z">
                    <w:r w:rsidDel="00000000" w:rsidR="00000000" w:rsidRPr="00000000">
                      <w:rPr>
                        <w:b w:val="1"/>
                        <w:bCs w:val="1"/>
                        <w:rtl w:val="0"/>
                        <w:rPrChange w:author="Manuel Moreira" w:id="34" w:date="2026-09-10T14:39:5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Precedentes (evaluado por separado): </w:t>
                    </w:r>
                  </w:ins>
                </w:sdtContent>
              </w:sdt>
              <w:ins w:author="Manuel Moreira" w:id="33" w:date="2026-09-10T14:39:50Z">
                <w:sdt>
                  <w:sdtPr>
                    <w:id w:val="-1795914964"/>
                    <w:tag w:val="goog_rdk_149"/>
                  </w:sdtPr>
                  <w:sdtContent>
                    <w:r w:rsidDel="00000000" w:rsidR="00000000" w:rsidRPr="00000000">
                      <w:rPr>
                        <w:rtl w:val="0"/>
                        <w:rPrChange w:author="Manuel Moreira" w:id="34" w:date="2026-09-10T14:39:5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recall@k de casos relevantes recuperados contra un conjunto de pares caso-nuevo / caso-precedente anotado a mano; tasa de abstención correcta cuando no hay precedente aplicable.</w:t>
                    </w:r>
                  </w:sdtContent>
                </w:sdt>
              </w:ins>
            </w:sdtContent>
          </w:sdt>
        </w:p>
      </w:sdtContent>
    </w:sdt>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Abstención y derivación: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precisión y recall de responder-vs-escalar, con foco en el error caro (responder cuando correspondía escalar).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Expensas: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exactitud de la atribución causal de la variación (los montos se verifican al 100% por separado, por venir de la herramienta).</w:t>
      </w:r>
    </w:p>
    <w:bookmarkStart w:colFirst="0" w:colLast="0" w:name="bookmark=id.bsxylu915yv5" w:id="15"/>
    <w:bookmarkEnd w:id="15"/>
    <w:p w:rsidR="00000000" w:rsidDel="00000000" w:rsidP="00000000" w:rsidRDefault="00000000" w:rsidRPr="00000000" w14:paraId="00000055">
      <w:pPr>
        <w:pStyle w:val="Heading3"/>
        <w:rPr/>
      </w:pPr>
      <w:r w:rsidDel="00000000" w:rsidR="00000000" w:rsidRPr="00000000">
        <w:rPr>
          <w:rtl w:val="0"/>
        </w:rPr>
        <w:t xml:space="preserve">Baselines</w:t>
      </w:r>
    </w:p>
    <w:tbl>
      <w:tblPr>
        <w:tblStyle w:val="Table2"/>
        <w:tblW w:w="9054.0" w:type="dxa"/>
        <w:jc w:val="left"/>
        <w:tblInd w:w="-108.0" w:type="dxa"/>
        <w:tblLayout w:type="fixed"/>
        <w:tblLook w:val="0020"/>
      </w:tblPr>
      <w:tblGrid>
        <w:gridCol w:w="1330"/>
        <w:gridCol w:w="2807"/>
        <w:gridCol w:w="4917"/>
        <w:tblGridChange w:id="0">
          <w:tblGrid>
            <w:gridCol w:w="1330"/>
            <w:gridCol w:w="2807"/>
            <w:gridCol w:w="4917"/>
          </w:tblGrid>
        </w:tblGridChange>
      </w:tblGrid>
      <w:tr>
        <w:trPr>
          <w:cantSplit w:val="0"/>
          <w:tblHeader w:val="1"/>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Función</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Baseline</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Hipótesis</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Núcleo</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 zero-shot con solo la normativa general, sin el corpus del edificio</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sistema con RAG supera en exactitud y reduce alucinación de citas, con la brecha mayor en las preguntas donde el reglamento particular difiere del default legal</w:t>
            </w:r>
          </w:p>
        </w:tc>
      </w:tr>
      <w:sdt>
        <w:sdtPr>
          <w:id w:val="-2082139772"/>
          <w:tag w:val="goog_rdk_152"/>
        </w:sdtPr>
        <w:sdtContent>
          <w:tr>
            <w:trPr>
              <w:cantSplit w:val="0"/>
              <w:tblHeader w:val="0"/>
              <w:ins w:author="Manuel Moreira" w:id="35" w:date="2026-09-10T14:40:20Z"/>
            </w:trPr>
            <w:tc>
              <w:tcPr>
                <w:tcMar>
                  <w:top w:w="60.0" w:type="dxa"/>
                  <w:left w:w="100.0" w:type="dxa"/>
                  <w:bottom w:w="60.0" w:type="dxa"/>
                  <w:right w:w="100.0" w:type="dxa"/>
                </w:tcMar>
              </w:tcPr>
              <w:sdt>
                <w:sdtPr>
                  <w:id w:val="477416320"/>
                  <w:tag w:val="goog_rdk_156"/>
                </w:sdtPr>
                <w:sdtContent>
                  <w:p w:rsidR="00000000" w:rsidDel="00000000" w:rsidP="00000000" w:rsidRDefault="00000000" w:rsidRPr="00000000" w14:paraId="0000005C">
                    <w:pPr>
                      <w:spacing w:after="0" w:lineRule="auto"/>
                      <w:rPr>
                        <w:ins w:author="Manuel Moreira" w:id="35" w:date="2026-09-10T14:40:20Z"/>
                        <w:rPrChange w:author="Manuel Moreira" w:id="36" w:date="2026-09-10T14:40:20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124881986"/>
                        <w:tag w:val="goog_rdk_153"/>
                      </w:sdtPr>
                      <w:sdtContent>
                        <w:ins w:author="Manuel Moreira" w:id="35" w:date="2026-09-10T14:40:20Z"/>
                        <w:sdt>
                          <w:sdtPr>
                            <w:id w:val="-998899485"/>
                            <w:tag w:val="goog_rdk_154"/>
                          </w:sdtPr>
                          <w:sdtContent>
                            <w:ins w:author="Manuel Moreira" w:id="35" w:date="2026-09-10T14:40:20Z">
                              <w:r w:rsidDel="00000000" w:rsidR="00000000" w:rsidRPr="00000000">
                                <w:rPr>
                                  <w:rtl w:val="0"/>
                                  <w:rPrChange w:author="Manuel Moreira" w:id="36" w:date="2026-09-10T14:40:2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Precedentes</w:t>
                              </w:r>
                            </w:ins>
                          </w:sdtContent>
                        </w:sdt>
                        <w:ins w:author="Manuel Moreira" w:id="35" w:date="2026-09-10T14:40:20Z">
                          <w:sdt>
                            <w:sdtPr>
                              <w:id w:val="-260559484"/>
                              <w:tag w:val="goog_rdk_155"/>
                            </w:sdtPr>
                            <w:sdtContent>
                              <w:r w:rsidDel="00000000" w:rsidR="00000000" w:rsidRPr="00000000">
                                <w:rPr>
                                  <w:rtl w:val="0"/>
                                </w:rPr>
                              </w:r>
                            </w:sdtContent>
                          </w:sdt>
                        </w:ins>
                      </w:sdtContent>
                    </w:sdt>
                  </w:p>
                </w:sdtContent>
              </w:sdt>
            </w:tc>
            <w:tc>
              <w:tcPr>
                <w:tcMar>
                  <w:top w:w="60.0" w:type="dxa"/>
                  <w:left w:w="100.0" w:type="dxa"/>
                  <w:bottom w:w="60.0" w:type="dxa"/>
                  <w:right w:w="100.0" w:type="dxa"/>
                </w:tcMar>
              </w:tcPr>
              <w:sdt>
                <w:sdtPr>
                  <w:id w:val="-646330856"/>
                  <w:tag w:val="goog_rdk_160"/>
                </w:sdtPr>
                <w:sdtContent>
                  <w:p w:rsidR="00000000" w:rsidDel="00000000" w:rsidP="00000000" w:rsidRDefault="00000000" w:rsidRPr="00000000" w14:paraId="0000005D">
                    <w:pPr>
                      <w:spacing w:after="0" w:lineRule="auto"/>
                      <w:rPr>
                        <w:ins w:author="Manuel Moreira" w:id="35" w:date="2026-09-10T14:40:20Z"/>
                        <w:rPrChange w:author="Manuel Moreira" w:id="36" w:date="2026-09-10T14:40:20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980840161"/>
                        <w:tag w:val="goog_rdk_157"/>
                      </w:sdtPr>
                      <w:sdtContent>
                        <w:ins w:author="Manuel Moreira" w:id="35" w:date="2026-09-10T14:40:20Z"/>
                        <w:sdt>
                          <w:sdtPr>
                            <w:id w:val="-770404831"/>
                            <w:tag w:val="goog_rdk_158"/>
                          </w:sdtPr>
                          <w:sdtContent>
                            <w:ins w:author="Manuel Moreira" w:id="35" w:date="2026-09-10T14:40:20Z">
                              <w:r w:rsidDel="00000000" w:rsidR="00000000" w:rsidRPr="00000000">
                                <w:rPr>
                                  <w:rtl w:val="0"/>
                                  <w:rPrChange w:author="Manuel Moreira" w:id="36" w:date="2026-09-10T14:40:2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Buscar a mano en el historial de mensajes/actas, o preguntar a quien lleva más tiempo en el edificio</w:t>
                              </w:r>
                            </w:ins>
                          </w:sdtContent>
                        </w:sdt>
                        <w:ins w:author="Manuel Moreira" w:id="35" w:date="2026-09-10T14:40:20Z">
                          <w:sdt>
                            <w:sdtPr>
                              <w:id w:val="-1128195701"/>
                              <w:tag w:val="goog_rdk_159"/>
                            </w:sdtPr>
                            <w:sdtContent>
                              <w:r w:rsidDel="00000000" w:rsidR="00000000" w:rsidRPr="00000000">
                                <w:rPr>
                                  <w:rtl w:val="0"/>
                                </w:rPr>
                              </w:r>
                            </w:sdtContent>
                          </w:sdt>
                        </w:ins>
                      </w:sdtContent>
                    </w:sdt>
                  </w:p>
                </w:sdtContent>
              </w:sdt>
            </w:tc>
            <w:tc>
              <w:tcPr>
                <w:tcMar>
                  <w:top w:w="60.0" w:type="dxa"/>
                  <w:left w:w="100.0" w:type="dxa"/>
                  <w:bottom w:w="60.0" w:type="dxa"/>
                  <w:right w:w="100.0" w:type="dxa"/>
                </w:tcMar>
              </w:tcPr>
              <w:sdt>
                <w:sdtPr>
                  <w:id w:val="2112410012"/>
                  <w:tag w:val="goog_rdk_164"/>
                </w:sdtPr>
                <w:sdtContent>
                  <w:p w:rsidR="00000000" w:rsidDel="00000000" w:rsidP="00000000" w:rsidRDefault="00000000" w:rsidRPr="00000000" w14:paraId="0000005E">
                    <w:pPr>
                      <w:spacing w:after="0" w:lineRule="auto"/>
                      <w:rPr>
                        <w:ins w:author="Manuel Moreira" w:id="35" w:date="2026-09-10T14:40:20Z"/>
                        <w:rPrChange w:author="Manuel Moreira" w:id="36" w:date="2026-09-10T14:40:20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96819276"/>
                        <w:tag w:val="goog_rdk_161"/>
                      </w:sdtPr>
                      <w:sdtContent>
                        <w:ins w:author="Manuel Moreira" w:id="35" w:date="2026-09-10T14:40:20Z"/>
                        <w:sdt>
                          <w:sdtPr>
                            <w:id w:val="754923991"/>
                            <w:tag w:val="goog_rdk_162"/>
                          </w:sdtPr>
                          <w:sdtContent>
                            <w:ins w:author="Manuel Moreira" w:id="35" w:date="2026-09-10T14:40:20Z">
                              <w:r w:rsidDel="00000000" w:rsidR="00000000" w:rsidRPr="00000000">
                                <w:rPr>
                                  <w:rtl w:val="0"/>
                                  <w:rPrChange w:author="Manuel Moreira" w:id="36" w:date="2026-09-10T14:40:2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El sistema recupera precedentes relevantes con mayor cobertura y consistencia que la memoria informal de una persona, especialmente cuando esa persona cambia o deja de estar disponible</w:t>
                              </w:r>
                            </w:ins>
                          </w:sdtContent>
                        </w:sdt>
                        <w:ins w:author="Manuel Moreira" w:id="35" w:date="2026-09-10T14:40:20Z">
                          <w:sdt>
                            <w:sdtPr>
                              <w:id w:val="2008721078"/>
                              <w:tag w:val="goog_rdk_163"/>
                            </w:sdtPr>
                            <w:sdtContent>
                              <w:r w:rsidDel="00000000" w:rsidR="00000000" w:rsidRPr="00000000">
                                <w:rPr>
                                  <w:rtl w:val="0"/>
                                </w:rPr>
                              </w:r>
                            </w:sdtContent>
                          </w:sdt>
                        </w:ins>
                      </w:sdtContent>
                    </w:sdt>
                  </w:p>
                </w:sdtContent>
              </w:sdt>
            </w:tc>
          </w:tr>
        </w:sdtContent>
      </w:sdt>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Retrieval</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BM25 / búsqueda léxica</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recuperación densa mejora recall@k, sobre todo donde no hay solapamiento léxico entre pregunta y texto</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Derivación</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Clasificador clásico sobre consultas etiquetadas</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LLM es al menos comparable sin requerir el conjunto etiquetado previo</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Expensas</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Diff entre liquidaciones que compara rubros por nombre idéntico</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sistema atribuye correctamente aunque el rubro haya cambiado de nombre entre períodos</w:t>
            </w:r>
          </w:p>
        </w:tc>
      </w:tr>
    </w:tbl>
    <w:p w:rsidR="00000000" w:rsidDel="00000000" w:rsidP="00000000" w:rsidRDefault="00000000" w:rsidRPr="00000000" w14:paraId="00000068">
      <w:pPr>
        <w:pStyle w:val="Heading2"/>
        <w:rPr/>
      </w:pPr>
      <w:sdt>
        <w:sdtPr>
          <w:id w:val="-569376467"/>
          <w:tag w:val="goog_rdk_166"/>
        </w:sdtPr>
        <w:sdtContent>
          <w:ins w:author="Manuel Moreira" w:id="37" w:date="2026-09-10T14:27:59Z"/>
          <w:sdt>
            <w:sdtPr>
              <w:id w:val="122117607"/>
              <w:tag w:val="goog_rdk_167"/>
            </w:sdtPr>
            <w:sdtContent>
              <w:ins w:author="Manuel Moreira" w:id="37" w:date="2026-09-10T14:27:59Z">
                <w:r w:rsidDel="00000000" w:rsidR="00000000" w:rsidRPr="00000000">
                  <w:rPr>
                    <w:rtl w:val="0"/>
                    <w:rPrChange w:author="Manuel Moreira" w:id="38" w:date="2026-09-10T14:27:59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8</w:t>
                </w:r>
              </w:ins>
            </w:sdtContent>
          </w:sdt>
          <w:ins w:author="Manuel Moreira" w:id="37" w:date="2026-09-10T14:27:59Z"/>
        </w:sdtContent>
      </w:sdt>
      <w:sdt>
        <w:sdtPr>
          <w:id w:val="1428199684"/>
          <w:tag w:val="goog_rdk_168"/>
        </w:sdtPr>
        <w:sdtContent>
          <w:del w:author="Manuel Moreira" w:id="37" w:date="2026-09-10T14:27:59Z">
            <w:r w:rsidDel="00000000" w:rsidR="00000000" w:rsidRPr="00000000">
              <w:rPr>
                <w:rtl w:val="0"/>
              </w:rPr>
              <w:delText xml:space="preserve">7</w:delText>
            </w:r>
          </w:del>
        </w:sdtContent>
      </w:sdt>
      <w:bookmarkStart w:colFirst="0" w:colLast="0" w:name="bookmark=id.7q0y2iwp9ygc" w:id="16"/>
      <w:bookmarkEnd w:id="16"/>
      <w:r w:rsidDel="00000000" w:rsidR="00000000" w:rsidRPr="00000000">
        <w:rPr>
          <w:rtl w:val="0"/>
        </w:rPr>
        <w:t xml:space="preserve">. Mayor riesgo técnico y plan B</w:t>
      </w:r>
    </w:p>
    <w:sdt>
      <w:sdtPr>
        <w:id w:val="-855079661"/>
        <w:tag w:val="goog_rdk_170"/>
      </w:sdtPr>
      <w:sdtContent>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nuel Moreira" w:id="39" w:date="2026-09-10T14:42:04Z"/>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Riesgo principal: </w:t>
          </w:r>
          <w:r w:rsidDel="00000000" w:rsidR="00000000" w:rsidRPr="00000000">
            <w:rPr>
              <w:rtl w:val="0"/>
            </w:rPr>
            <w:t xml:space="preserve">El sistema puede aseverar algo incorrecto con la misma apariencia de certeza en cualquiera de sus tres funciones (una cita, una decisión de no escalar, un monto) si no se verifica contra la fuente antes de responder. Y esa verificación depende, a su vez, de la calidad del corpus: cuanto más disperso o difícil de digitalizar (reglamentos escaneados, actas manuscritas), más cuidado hay que tener en cómo se pondera cada fragmento recuperado. </w:t>
          </w:r>
          <w:sdt>
            <w:sdtPr>
              <w:id w:val="926471842"/>
              <w:tag w:val="goog_rdk_169"/>
            </w:sdtPr>
            <w:sdtContent>
              <w:ins w:author="Manuel Moreira" w:id="39" w:date="2026-09-10T14:42:04Z">
                <w:r w:rsidDel="00000000" w:rsidR="00000000" w:rsidRPr="00000000">
                  <w:rPr>
                    <w:rtl w:val="0"/>
                  </w:rPr>
                </w:r>
              </w:ins>
            </w:sdtContent>
          </w:sdt>
        </w:p>
      </w:sdtContent>
    </w:sdt>
    <w:sdt>
      <w:sdtPr>
        <w:id w:val="-547568417"/>
        <w:tag w:val="goog_rdk_175"/>
      </w:sdtPr>
      <w:sdtContent>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PrChange w:author="Manuel Moreira" w:id="40" w:date="2026-09-10T14:42:04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912544462"/>
              <w:tag w:val="goog_rdk_171"/>
            </w:sdtPr>
            <w:sdtContent>
              <w:ins w:author="Manuel Moreira" w:id="39" w:date="2026-09-10T14:42:04Z"/>
              <w:sdt>
                <w:sdtPr>
                  <w:id w:val="-1397424311"/>
                  <w:tag w:val="goog_rdk_172"/>
                </w:sdtPr>
                <w:sdtContent>
                  <w:ins w:author="Manuel Moreira" w:id="39" w:date="2026-09-10T14:42:04Z">
                    <w:r w:rsidDel="00000000" w:rsidR="00000000" w:rsidRPr="00000000">
                      <w:rPr>
                        <w:b w:val="1"/>
                        <w:bCs w:val="1"/>
                        <w:rtl w:val="0"/>
                        <w:rPrChange w:author="Manuel Moreira" w:id="40" w:date="2026-09-10T14:42:04Z">
                          <w:rPr/>
                        </w:rPrChange>
                      </w:rPr>
                      <w:t xml:space="preserve">Riesgo específico de la función de precedentes: </w:t>
                    </w:r>
                  </w:ins>
                </w:sdtContent>
              </w:sdt>
              <w:ins w:author="Manuel Moreira" w:id="39" w:date="2026-09-10T14:42:04Z">
                <w:sdt>
                  <w:sdtPr>
                    <w:id w:val="196864320"/>
                    <w:tag w:val="goog_rdk_173"/>
                  </w:sdtPr>
                  <w:sdtContent>
                    <w:r w:rsidDel="00000000" w:rsidR="00000000" w:rsidRPr="00000000">
                      <w:rPr>
                        <w:rtl w:val="0"/>
                        <w:rPrChange w:author="Manuel Moreira" w:id="40" w:date="2026-09-10T14:42:04Z">
                          <w:rPr/>
                        </w:rPrChange>
                      </w:rPr>
                      <w:t xml:space="preserve">que una resolución pasada —incluso una que fue arbitraria o discutible— se trate como precedente válido por el solo hecho de haber ocurrido antes, generando una suerte de jurisprudencia no deliberada por nadie. Es un riesgo de retroalimentación: un error temprano puede terminar leyéndose como “así se hace siempre acá” sin que nadie lo haya decidido realmente.</w:t>
                    </w:r>
                  </w:sdtContent>
                </w:sdt>
              </w:ins>
            </w:sdtContent>
          </w:sdt>
          <w:sdt>
            <w:sdtPr>
              <w:id w:val="-631188870"/>
              <w:tag w:val="goog_rdk_174"/>
            </w:sdtPr>
            <w:sdtContent>
              <w:r w:rsidDel="00000000" w:rsidR="00000000" w:rsidRPr="00000000">
                <w:rPr>
                  <w:rtl w:val="0"/>
                </w:rPr>
              </w:r>
            </w:sdtContent>
          </w:sdt>
        </w:p>
      </w:sdtContent>
    </w:sdt>
    <w:p w:rsidR="00000000" w:rsidDel="00000000" w:rsidP="00000000" w:rsidRDefault="00000000" w:rsidRPr="00000000" w14:paraId="0000006B">
      <w:pPr>
        <w:spacing w:after="0" w:before="240" w:lineRule="auto"/>
        <w:rPr/>
      </w:pPr>
      <w:r w:rsidDel="00000000" w:rsidR="00000000" w:rsidRPr="00000000">
        <w:rPr>
          <w:b w:val="1"/>
          <w:bCs w:val="1"/>
          <w:rtl w:val="0"/>
        </w:rPr>
        <w:t xml:space="preserve">Plan B:</w:t>
      </w:r>
      <w:r w:rsidDel="00000000" w:rsidR="00000000" w:rsidRPr="00000000">
        <w:rPr>
          <w:rtl w:val="0"/>
        </w:rPr>
        <w:t xml:space="preserve"> Cada respuesta pasa por una verificación puntual antes de emitirse. Revisa si la cita existe literalmente en el fragmento recuperado, si el tema no está en la lista cerrada de escalado obligatorio, o si el monto coincide exactamente con el dato de la tabla, según la función. Si la verificación falla o no se supera el umbral de confianza, el sistema no responde sino que deriva a un humano informando el contexto. </w:t>
      </w:r>
    </w:p>
    <w:p w:rsidR="00000000" w:rsidDel="00000000" w:rsidP="00000000" w:rsidRDefault="00000000" w:rsidRPr="00000000" w14:paraId="0000006C">
      <w:pPr>
        <w:spacing w:after="240" w:before="0" w:lineRule="auto"/>
        <w:rPr/>
      </w:pPr>
      <w:r w:rsidDel="00000000" w:rsidR="00000000" w:rsidRPr="00000000">
        <w:rPr>
          <w:rtl w:val="0"/>
        </w:rPr>
        <w:t xml:space="preserve">Para el corpus, la mitigación es acotar el alcance a lo que se puede procesar bien: dos reglamentos reales bien digitalizados (OCR revisado a mano) más actas sintéticas generadas sobre esa misma estructura, con el generador evaluado como parte del sistema. Si el OCR se vuelve un cuello de botella, se recorta el alcance a los edificios que ya tienen su documentación en formato digital.</w:t>
      </w:r>
    </w:p>
    <w:p w:rsidR="00000000" w:rsidDel="00000000" w:rsidP="00000000" w:rsidRDefault="00000000" w:rsidRPr="00000000" w14:paraId="0000006D">
      <w:pPr>
        <w:pStyle w:val="Heading2"/>
        <w:rPr/>
      </w:pPr>
      <w:sdt>
        <w:sdtPr>
          <w:id w:val="-1882660010"/>
          <w:tag w:val="goog_rdk_177"/>
        </w:sdtPr>
        <w:sdtContent>
          <w:ins w:author="Manuel Moreira" w:id="41" w:date="2026-09-10T14:28:03Z">
            <w:r w:rsidDel="00000000" w:rsidR="00000000" w:rsidRPr="00000000">
              <w:rPr>
                <w:rtl w:val="0"/>
              </w:rPr>
              <w:t xml:space="preserve">9</w:t>
            </w:r>
          </w:ins>
        </w:sdtContent>
      </w:sdt>
      <w:sdt>
        <w:sdtPr>
          <w:id w:val="-1574528997"/>
          <w:tag w:val="goog_rdk_178"/>
        </w:sdtPr>
        <w:sdtContent>
          <w:del w:author="Manuel Moreira" w:id="41" w:date="2026-09-10T14:28:03Z">
            <w:r w:rsidDel="00000000" w:rsidR="00000000" w:rsidRPr="00000000">
              <w:rPr>
                <w:rtl w:val="0"/>
              </w:rPr>
              <w:delText xml:space="preserve">8</w:delText>
            </w:r>
          </w:del>
        </w:sdtContent>
      </w:sdt>
      <w:bookmarkStart w:colFirst="0" w:colLast="0" w:name="bookmark=id.wrqirj7c83hi" w:id="17"/>
      <w:bookmarkEnd w:id="17"/>
      <w:r w:rsidDel="00000000" w:rsidR="00000000" w:rsidRPr="00000000">
        <w:rPr>
          <w:rtl w:val="0"/>
        </w:rPr>
        <w:t xml:space="preserve">. Costo de operación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Modelo de costeo por consulta: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costo_consulta = tokens_entrada × precio_in + tokens_salida × precio_out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tokens_entrada ≈ system prompt + k fragmentos recuperados + historial</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estimar y reportar: costo por consulta, costo fijo de indexación inicial y de re-indexación al incorporar un acta, y latencia extremo a extremo. Se compara contra el costo del proceso manual actual (minutos de un empleado por consulta).</w:t>
      </w:r>
    </w:p>
    <w:p w:rsidR="00000000" w:rsidDel="00000000" w:rsidP="00000000" w:rsidRDefault="00000000" w:rsidRPr="00000000" w14:paraId="00000071">
      <w:pPr>
        <w:pStyle w:val="Heading2"/>
        <w:rPr/>
      </w:pPr>
      <w:bookmarkStart w:colFirst="0" w:colLast="0" w:name="_heading=h.2vl364538z2q" w:id="18"/>
      <w:bookmarkEnd w:id="18"/>
      <w:sdt>
        <w:sdtPr>
          <w:id w:val="303839306"/>
          <w:tag w:val="goog_rdk_180"/>
        </w:sdtPr>
        <w:sdtContent>
          <w:ins w:author="Manuel Moreira" w:id="42" w:date="2026-09-10T14:28:06Z"/>
          <w:sdt>
            <w:sdtPr>
              <w:id w:val="922909305"/>
              <w:tag w:val="goog_rdk_181"/>
            </w:sdtPr>
            <w:sdtContent>
              <w:ins w:author="Manuel Moreira" w:id="42" w:date="2026-09-10T14:28:06Z">
                <w:r w:rsidDel="00000000" w:rsidR="00000000" w:rsidRPr="00000000">
                  <w:rPr>
                    <w:rtl w:val="0"/>
                    <w:rPrChange w:author="Manuel Moreira" w:id="43" w:date="2026-09-10T14:28:0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10</w:t>
                </w:r>
              </w:ins>
            </w:sdtContent>
          </w:sdt>
          <w:ins w:author="Manuel Moreira" w:id="42" w:date="2026-09-10T14:28:06Z"/>
        </w:sdtContent>
      </w:sdt>
      <w:sdt>
        <w:sdtPr>
          <w:id w:val="-70543371"/>
          <w:tag w:val="goog_rdk_182"/>
        </w:sdtPr>
        <w:sdtContent>
          <w:del w:author="Manuel Moreira" w:id="42" w:date="2026-09-10T14:28:06Z">
            <w:r w:rsidDel="00000000" w:rsidR="00000000" w:rsidRPr="00000000">
              <w:rPr>
                <w:rtl w:val="0"/>
              </w:rPr>
              <w:delText xml:space="preserve">9</w:delText>
            </w:r>
          </w:del>
        </w:sdtContent>
      </w:sdt>
      <w:r w:rsidDel="00000000" w:rsidR="00000000" w:rsidRPr="00000000">
        <w:rPr>
          <w:rtl w:val="0"/>
        </w:rPr>
        <w:t xml:space="preserve">. Fuera de alcance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b w:val="1"/>
          <w:bCs w:val="1"/>
          <w:rtl w:val="0"/>
        </w:rPr>
        <w:t xml:space="preserve">Funcionalidades pensadas para una segunda versión:</w:t>
      </w:r>
      <w:r w:rsidDel="00000000" w:rsidR="00000000" w:rsidRPr="00000000">
        <w:rPr>
          <w:rtl w:val="0"/>
        </w:rPr>
      </w:r>
    </w:p>
    <w:p w:rsidR="00000000" w:rsidDel="00000000" w:rsidP="00000000" w:rsidRDefault="00000000" w:rsidRPr="00000000" w14:paraId="00000073">
      <w:pPr>
        <w:numPr>
          <w:ilvl w:val="0"/>
          <w:numId w:val="2"/>
        </w:numPr>
        <w:spacing w:after="0" w:afterAutospacing="0" w:before="36" w:lineRule="auto"/>
        <w:ind w:left="720" w:hanging="360"/>
      </w:pPr>
      <w:r w:rsidDel="00000000" w:rsidR="00000000" w:rsidRPr="00000000">
        <w:rPr>
          <w:rtl w:val="0"/>
        </w:rPr>
        <w:t xml:space="preserve">Monitoreo de vencimientos y cláusulas de contratos con proveedores.</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Reportes de actividad agregada para la administración.</w:t>
      </w:r>
    </w:p>
    <w:p w:rsidR="00000000" w:rsidDel="00000000" w:rsidP="00000000" w:rsidRDefault="00000000" w:rsidRPr="00000000" w14:paraId="00000075">
      <w:pPr>
        <w:numPr>
          <w:ilvl w:val="0"/>
          <w:numId w:val="2"/>
        </w:numPr>
        <w:spacing w:after="36" w:before="0" w:beforeAutospacing="0" w:lineRule="auto"/>
        <w:ind w:left="720" w:hanging="360"/>
      </w:pPr>
      <w:r w:rsidDel="00000000" w:rsidR="00000000" w:rsidRPr="00000000">
        <w:rPr>
          <w:rtl w:val="0"/>
        </w:rPr>
        <w:t xml:space="preserve">Asistente de reservas de espacios comunes.</w:t>
      </w:r>
    </w:p>
    <w:p w:rsidR="00000000" w:rsidDel="00000000" w:rsidP="00000000" w:rsidRDefault="00000000" w:rsidRPr="00000000" w14:paraId="00000076">
      <w:pPr>
        <w:spacing w:after="180" w:before="180" w:lineRule="auto"/>
        <w:rPr>
          <w:b w:val="1"/>
          <w:bCs w:val="1"/>
        </w:rPr>
      </w:pPr>
      <w:r w:rsidDel="00000000" w:rsidR="00000000" w:rsidRPr="00000000">
        <w:rPr>
          <w:b w:val="1"/>
          <w:bCs w:val="1"/>
          <w:rtl w:val="0"/>
        </w:rPr>
        <w:t xml:space="preserve">Fuera del sistema, en cualquier versión:</w:t>
      </w:r>
      <w:r w:rsidDel="00000000" w:rsidR="00000000" w:rsidRPr="00000000">
        <w:rPr>
          <w:rtl w:val="0"/>
        </w:rPr>
      </w:r>
    </w:p>
    <w:p w:rsidR="00000000" w:rsidDel="00000000" w:rsidP="00000000" w:rsidRDefault="00000000" w:rsidRPr="00000000" w14:paraId="00000077">
      <w:pPr>
        <w:numPr>
          <w:ilvl w:val="0"/>
          <w:numId w:val="1"/>
        </w:numPr>
        <w:spacing w:after="0" w:afterAutospacing="0" w:before="36" w:lineRule="auto"/>
        <w:ind w:left="720" w:hanging="360"/>
        <w:rPr>
          <w:u w:val="none"/>
        </w:rPr>
      </w:pPr>
      <w:r w:rsidDel="00000000" w:rsidR="00000000" w:rsidRPr="00000000">
        <w:rPr>
          <w:rtl w:val="0"/>
        </w:rPr>
        <w:t xml:space="preserve">No da opinión legal ni interpreta casos ambiguos: cita la norma y deriva.</w:t>
      </w:r>
    </w:p>
    <w:p w:rsidR="00000000" w:rsidDel="00000000" w:rsidP="00000000" w:rsidRDefault="00000000" w:rsidRPr="00000000" w14:paraId="00000078">
      <w:pPr>
        <w:numPr>
          <w:ilvl w:val="0"/>
          <w:numId w:val="1"/>
        </w:numPr>
        <w:spacing w:after="36" w:before="0" w:beforeAutospacing="0" w:lineRule="auto"/>
        <w:ind w:left="720" w:hanging="360"/>
        <w:rPr>
          <w:u w:val="none"/>
        </w:rPr>
      </w:pPr>
      <w:r w:rsidDel="00000000" w:rsidR="00000000" w:rsidRPr="00000000">
        <w:rPr>
          <w:rtl w:val="0"/>
        </w:rPr>
        <w:t xml:space="preserve">No gestiona pagos, cobranzas, planes de pago ni descuentos.</w:t>
      </w:r>
    </w:p>
    <w:bookmarkStart w:colFirst="0" w:colLast="0" w:name="bookmark=id.b7bpnma4ofi1" w:id="19"/>
    <w:bookmarkEnd w:id="19"/>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sectPr>
      <w:headerReference r:id="rId7" w:type="default"/>
      <w:pgSz w:h="15840" w:w="12240" w:orient="portrait"/>
      <w:pgMar w:bottom="823.7007874015751" w:top="708.6614173228347" w:left="1701" w:right="1474.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s-AR"/>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Ttulo7">
    <w:name w:val="heading 7"/>
    <w:basedOn w:val="Normal"/>
    <w:next w:val="Textoindependiente"/>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rPr>
  </w:style>
  <w:style w:type="paragraph" w:styleId="Ttulo8">
    <w:name w:val="heading 8"/>
    <w:basedOn w:val="Normal"/>
    <w:next w:val="Textoindependiente"/>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rPr>
  </w:style>
  <w:style w:type="paragraph" w:styleId="Ttulo9">
    <w:name w:val="heading 9"/>
    <w:basedOn w:val="Normal"/>
    <w:next w:val="Textoindependiente"/>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independiente">
    <w:name w:val="Body Text"/>
    <w:basedOn w:val="Normal"/>
    <w:qFormat w:val="1"/>
    <w:pPr>
      <w:spacing w:after="180" w:before="180"/>
    </w:pPr>
  </w:style>
  <w:style w:type="paragraph" w:styleId="FirstParagraph" w:customStyle="1">
    <w:name w:val="First Paragraph"/>
    <w:basedOn w:val="Textoindependiente"/>
    <w:next w:val="Textoindependiente"/>
    <w:qFormat w:val="1"/>
  </w:style>
  <w:style w:type="paragraph" w:styleId="Compact" w:customStyle="1">
    <w:name w:val="Compact"/>
    <w:basedOn w:val="Textoindependiente"/>
    <w:qFormat w:val="1"/>
    <w:pPr>
      <w:spacing w:after="36" w:before="36"/>
    </w:pPr>
  </w:style>
  <w:style w:type="paragraph" w:styleId="Author" w:customStyle="1">
    <w:name w:val="Author"/>
    <w:next w:val="Textoindependiente"/>
    <w:qFormat w:val="1"/>
    <w:pPr>
      <w:keepNext w:val="1"/>
      <w:keepLines w:val="1"/>
      <w:jc w:val="center"/>
    </w:pPr>
  </w:style>
  <w:style w:type="paragraph" w:styleId="Fecha">
    <w:name w:val="Date"/>
    <w:next w:val="Textoindependiente"/>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Textoindependiente"/>
    <w:qFormat w:val="1"/>
    <w:pPr>
      <w:keepNext w:val="1"/>
      <w:keepLines w:val="1"/>
      <w:spacing w:after="300" w:before="100"/>
    </w:pPr>
    <w:rPr>
      <w:sz w:val="20"/>
      <w:szCs w:val="20"/>
    </w:rPr>
  </w:style>
  <w:style w:type="paragraph" w:styleId="Bibliografa">
    <w:name w:val="Bibliography"/>
    <w:basedOn w:val="Normal"/>
    <w:qFormat w:val="1"/>
  </w:style>
  <w:style w:type="paragraph" w:styleId="Textodebloque">
    <w:name w:val="Block Text"/>
    <w:basedOn w:val="Textoindependiente"/>
    <w:next w:val="Textoindependiente"/>
    <w:uiPriority w:val="9"/>
    <w:unhideWhenUsed w:val="1"/>
    <w:qFormat w:val="1"/>
    <w:pPr>
      <w:spacing w:after="100" w:before="100"/>
      <w:ind w:left="480" w:right="480"/>
    </w:pPr>
  </w:style>
  <w:style w:type="paragraph" w:styleId="Textonotapie">
    <w:name w:val="footnote text"/>
    <w:basedOn w:val="Normal"/>
    <w:uiPriority w:val="9"/>
    <w:unhideWhenUsed w:val="1"/>
    <w:qFormat w:val="1"/>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Descripcin">
    <w:name w:val="caption"/>
    <w:basedOn w:val="Normal"/>
    <w:link w:val="DescripcinCar"/>
    <w:pPr>
      <w:spacing w:after="120"/>
    </w:pPr>
    <w:rPr>
      <w:i w:val="1"/>
    </w:rPr>
  </w:style>
  <w:style w:type="paragraph" w:styleId="TableCaption" w:customStyle="1">
    <w:name w:val="Table Caption"/>
    <w:basedOn w:val="Descripcin"/>
    <w:pPr>
      <w:keepNext w:val="1"/>
    </w:pPr>
  </w:style>
  <w:style w:type="paragraph" w:styleId="ImageCaption" w:customStyle="1">
    <w:name w:val="Image Caption"/>
    <w:basedOn w:val="Descripcin"/>
  </w:style>
  <w:style w:type="paragraph" w:styleId="Figure" w:customStyle="1">
    <w:name w:val="Figure"/>
    <w:basedOn w:val="Normal"/>
  </w:style>
  <w:style w:type="paragraph" w:styleId="CaptionedFigure" w:customStyle="1">
    <w:name w:val="Captioned Figure"/>
    <w:basedOn w:val="Figure"/>
    <w:pPr>
      <w:keepNext w:val="1"/>
    </w:pPr>
  </w:style>
  <w:style w:type="character" w:styleId="DescripcinCar" w:customStyle="1">
    <w:name w:val="Descripción Car"/>
    <w:basedOn w:val="Fuentedeprrafopredeter"/>
    <w:link w:val="Descripcin"/>
  </w:style>
  <w:style w:type="character" w:styleId="VerbatimChar" w:customStyle="1">
    <w:name w:val="Verbatim Char"/>
    <w:basedOn w:val="DescripcinCar"/>
    <w:link w:val="SourceCode"/>
    <w:rPr>
      <w:rFonts w:ascii="Consolas" w:hAnsi="Consolas"/>
      <w:sz w:val="22"/>
    </w:rPr>
  </w:style>
  <w:style w:type="character" w:styleId="SectionNumber" w:customStyle="1">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val="1"/>
    <w:qFormat w:val="1"/>
    <w:pPr>
      <w:spacing w:before="240" w:line="259" w:lineRule="auto"/>
      <w:outlineLvl w:val="9"/>
    </w:pPr>
    <w:rPr>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3bnlYAHE2xWMw0/4nT4cWuu2HQ==">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2026-09-10T01:31:00Z</dcterms:created>
</cp:coreProperties>
</file>